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7E4436" w14:textId="333EEB1C" w:rsidR="00373B92" w:rsidRPr="003C49A3" w:rsidRDefault="008B2531" w:rsidP="00DE1777">
      <w:pPr>
        <w:jc w:val="center"/>
        <w:rPr>
          <w:sz w:val="28"/>
          <w:szCs w:val="32"/>
        </w:rPr>
      </w:pPr>
      <w:r>
        <w:rPr>
          <w:sz w:val="28"/>
          <w:szCs w:val="32"/>
        </w:rPr>
        <w:t>Versão 1.0 dos Casos de</w:t>
      </w:r>
      <w:r w:rsidR="00C35780" w:rsidRPr="003C49A3">
        <w:rPr>
          <w:sz w:val="28"/>
          <w:szCs w:val="32"/>
        </w:rPr>
        <w:t xml:space="preserve"> </w:t>
      </w:r>
      <w:r>
        <w:rPr>
          <w:sz w:val="28"/>
          <w:szCs w:val="32"/>
        </w:rPr>
        <w:t>Uso</w:t>
      </w:r>
      <w:ins w:id="0" w:author="João Mendes Neto" w:date="2016-11-21T20:22:00Z">
        <w:r w:rsidR="009C5416">
          <w:rPr>
            <w:sz w:val="28"/>
            <w:szCs w:val="32"/>
          </w:rPr>
          <w:t xml:space="preserve"> </w:t>
        </w:r>
      </w:ins>
      <w:r w:rsidR="00C35780" w:rsidRPr="003C49A3">
        <w:rPr>
          <w:sz w:val="28"/>
          <w:szCs w:val="32"/>
        </w:rPr>
        <w:t>– CINE7</w:t>
      </w:r>
    </w:p>
    <w:p w14:paraId="110B8C49" w14:textId="77777777" w:rsidR="00404546" w:rsidRDefault="00404546" w:rsidP="00DE1777">
      <w:pPr>
        <w:jc w:val="center"/>
      </w:pPr>
    </w:p>
    <w:p w14:paraId="031176A2" w14:textId="77777777" w:rsidR="00404546" w:rsidRDefault="00404546" w:rsidP="00DE1777">
      <w:pPr>
        <w:jc w:val="center"/>
      </w:pPr>
    </w:p>
    <w:p w14:paraId="5000DB79" w14:textId="79936B21" w:rsidR="00AA184C" w:rsidRDefault="00404546" w:rsidP="00404546">
      <w:pPr>
        <w:jc w:val="center"/>
        <w:rPr>
          <w:ins w:id="1" w:author="Rute Barbalho" w:date="2016-12-11T22:50:00Z"/>
        </w:rPr>
      </w:pPr>
      <w:r>
        <w:t>DIAGRAMA DE CASOS DE USO</w:t>
      </w:r>
    </w:p>
    <w:p w14:paraId="2781CE45" w14:textId="3DE761A6" w:rsidR="00560E8A" w:rsidRDefault="00560E8A" w:rsidP="00404546">
      <w:pPr>
        <w:jc w:val="center"/>
        <w:rPr>
          <w:ins w:id="2" w:author="Rute Barbalho" w:date="2016-12-11T22:50:00Z"/>
        </w:rPr>
      </w:pPr>
    </w:p>
    <w:p w14:paraId="7099FF62" w14:textId="6A0A69E5" w:rsidR="00560E8A" w:rsidRDefault="00560E8A" w:rsidP="00404546">
      <w:pPr>
        <w:jc w:val="center"/>
      </w:pPr>
      <w:ins w:id="3" w:author="Rute Barbalho" w:date="2016-12-11T22:50:00Z">
        <w:r>
          <w:rPr>
            <w:noProof/>
            <w:lang w:eastAsia="pt-BR"/>
          </w:rPr>
          <w:drawing>
            <wp:inline distT="0" distB="0" distL="0" distR="0" wp14:anchorId="2C8D6DA1" wp14:editId="08CDCBDA">
              <wp:extent cx="5400040" cy="4331970"/>
              <wp:effectExtent l="0" t="0" r="0" b="0"/>
              <wp:docPr id="33" name="Imagem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3" name="Diagrama de casos de uso (2).png"/>
                      <pic:cNvPicPr/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43319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BF09AC2" w14:textId="77777777" w:rsidR="00404546" w:rsidRDefault="00404546" w:rsidP="00C35780"/>
    <w:p w14:paraId="686DE13C" w14:textId="77777777" w:rsidR="005C4B71" w:rsidRDefault="005C4B71" w:rsidP="00C35780"/>
    <w:p w14:paraId="5A66B60D" w14:textId="498BC9D0" w:rsidR="005C4B71" w:rsidRDefault="00295449" w:rsidP="00C35780">
      <w:del w:id="4" w:author="João Mendes Neto" w:date="2016-11-30T08:16:00Z">
        <w:r w:rsidRPr="00295449" w:rsidDel="009F70AD">
          <w:rPr>
            <w:noProof/>
            <w:lang w:eastAsia="pt-BR"/>
          </w:rPr>
          <w:drawing>
            <wp:inline distT="0" distB="0" distL="0" distR="0" wp14:anchorId="45B1D0B3" wp14:editId="57E08A9B">
              <wp:extent cx="5445971" cy="4455795"/>
              <wp:effectExtent l="0" t="0" r="2540" b="1905"/>
              <wp:docPr id="1" name="Imagem 1" descr="C:\Users\20141011110018\Downloads\DiagramaUML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20141011110018\Downloads\DiagramaUML.png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50009" cy="445909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5" w:author="João Mendes Neto" w:date="2016-11-30T08:16:00Z">
        <w:r w:rsidR="009F70AD" w:rsidRPr="009F70AD">
          <w:rPr>
            <w:rFonts w:ascii="Times New Roman" w:eastAsia="Times New Roman" w:hAnsi="Times New Roman" w:cs="Times New Roman"/>
            <w:snapToGrid w:val="0"/>
            <w:color w:val="000000"/>
            <w:w w:val="0"/>
            <w:sz w:val="0"/>
            <w:szCs w:val="0"/>
            <w:u w:color="000000"/>
            <w:bdr w:val="none" w:sz="0" w:space="0" w:color="000000"/>
            <w:shd w:val="clear" w:color="000000" w:fill="000000"/>
            <w:lang w:val="x-none" w:eastAsia="x-none" w:bidi="x-none"/>
          </w:rPr>
          <w:t xml:space="preserve"> </w:t>
        </w:r>
      </w:ins>
      <w:ins w:id="6" w:author="João Mendes Neto" w:date="2016-11-30T08:23:00Z">
        <w:del w:id="7" w:author="Rute Barbalho" w:date="2016-12-11T22:50:00Z">
          <w:r w:rsidR="00C329BD" w:rsidRPr="00C329BD" w:rsidDel="00560E8A">
            <w:rPr>
              <w:rFonts w:ascii="Times New Roman" w:eastAsia="Times New Roman" w:hAnsi="Times New Roman" w:cs="Times New Roman"/>
              <w:noProof/>
              <w:snapToGrid w:val="0"/>
              <w:color w:val="000000"/>
              <w:w w:val="0"/>
              <w:sz w:val="0"/>
              <w:szCs w:val="0"/>
              <w:u w:color="000000"/>
              <w:bdr w:val="none" w:sz="0" w:space="0" w:color="000000"/>
              <w:shd w:val="clear" w:color="000000" w:fill="000000"/>
              <w:lang w:eastAsia="pt-BR"/>
            </w:rPr>
            <w:drawing>
              <wp:inline distT="0" distB="0" distL="0" distR="0" wp14:anchorId="7661C750" wp14:editId="12CA13EC">
                <wp:extent cx="5400040" cy="4423576"/>
                <wp:effectExtent l="0" t="0" r="0" b="0"/>
                <wp:docPr id="13" name="Imagem 13" descr="C:\Users\JoãoMendes\Documents\IFRN\3º ano\Projeto Integrador\Docs de visão e casos de uso corrigidos\Diagrama de casos de us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JoãoMendes\Documents\IFRN\3º ano\Projeto Integrador\Docs de visão e casos de uso corrigidos\Diagrama de casos de us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44235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</w:p>
    <w:p w14:paraId="31630935" w14:textId="77777777" w:rsidR="005C4B71" w:rsidRDefault="005C4B71" w:rsidP="00C35780"/>
    <w:p w14:paraId="3F651317" w14:textId="7CCB2F50" w:rsidR="005C4B71" w:rsidDel="003003C0" w:rsidRDefault="005C4B71" w:rsidP="00C35780">
      <w:pPr>
        <w:rPr>
          <w:del w:id="8" w:author="Rute Barbalho" w:date="2016-12-11T22:51:00Z"/>
        </w:rPr>
      </w:pPr>
    </w:p>
    <w:p w14:paraId="239A3538" w14:textId="6EC8CE3A" w:rsidR="005C4B71" w:rsidDel="003003C0" w:rsidRDefault="005C4B71" w:rsidP="00C35780">
      <w:pPr>
        <w:rPr>
          <w:del w:id="9" w:author="Rute Barbalho" w:date="2016-12-11T22:51:00Z"/>
        </w:rPr>
      </w:pPr>
    </w:p>
    <w:p w14:paraId="6DF87357" w14:textId="289C713F" w:rsidR="005C4B71" w:rsidDel="003003C0" w:rsidRDefault="005C4B71" w:rsidP="00C35780">
      <w:pPr>
        <w:rPr>
          <w:del w:id="10" w:author="Rute Barbalho" w:date="2016-12-11T22:51:00Z"/>
        </w:rPr>
      </w:pPr>
    </w:p>
    <w:p w14:paraId="6F6DD42D" w14:textId="14B14034" w:rsidR="00A87106" w:rsidDel="003003C0" w:rsidRDefault="00A87106" w:rsidP="00C35780">
      <w:pPr>
        <w:rPr>
          <w:del w:id="11" w:author="Rute Barbalho" w:date="2016-12-11T22:51:00Z"/>
        </w:rPr>
      </w:pPr>
    </w:p>
    <w:p w14:paraId="6371C10D" w14:textId="6EF8B4D9" w:rsidR="00A87106" w:rsidDel="003003C0" w:rsidRDefault="00A87106" w:rsidP="00C35780">
      <w:pPr>
        <w:rPr>
          <w:del w:id="12" w:author="Rute Barbalho" w:date="2016-12-11T22:51:00Z"/>
        </w:rPr>
      </w:pPr>
    </w:p>
    <w:p w14:paraId="1E07EF8F" w14:textId="563EDE3E" w:rsidR="00A87106" w:rsidDel="003003C0" w:rsidRDefault="00A87106" w:rsidP="00C35780">
      <w:pPr>
        <w:rPr>
          <w:del w:id="13" w:author="Rute Barbalho" w:date="2016-12-11T22:51:00Z"/>
        </w:rPr>
      </w:pPr>
    </w:p>
    <w:p w14:paraId="317E00A4" w14:textId="44E0E2A4" w:rsidR="00A87106" w:rsidDel="003003C0" w:rsidRDefault="00A87106" w:rsidP="00C35780">
      <w:pPr>
        <w:rPr>
          <w:del w:id="14" w:author="Rute Barbalho" w:date="2016-12-11T22:51:00Z"/>
        </w:rPr>
      </w:pPr>
    </w:p>
    <w:p w14:paraId="49EB5630" w14:textId="59C67EC7" w:rsidR="00295449" w:rsidRDefault="00295449">
      <w:pPr>
        <w:jc w:val="left"/>
        <w:rPr>
          <w:ins w:id="15" w:author="Rute Barbalho" w:date="2016-12-11T22:51:00Z"/>
        </w:rPr>
      </w:pPr>
      <w:del w:id="16" w:author="Rute Barbalho" w:date="2016-12-11T22:51:00Z">
        <w:r w:rsidDel="003003C0">
          <w:br w:type="page"/>
        </w:r>
      </w:del>
    </w:p>
    <w:p w14:paraId="2EFA6B3D" w14:textId="57F0DFEC" w:rsidR="003003C0" w:rsidRDefault="003003C0">
      <w:pPr>
        <w:jc w:val="left"/>
        <w:rPr>
          <w:ins w:id="17" w:author="Rute Barbalho" w:date="2016-12-11T22:51:00Z"/>
        </w:rPr>
      </w:pPr>
    </w:p>
    <w:p w14:paraId="4ECB35A1" w14:textId="64D5339C" w:rsidR="003003C0" w:rsidRDefault="003003C0">
      <w:pPr>
        <w:jc w:val="left"/>
        <w:rPr>
          <w:ins w:id="18" w:author="Rute Barbalho" w:date="2016-12-11T22:51:00Z"/>
        </w:rPr>
      </w:pPr>
    </w:p>
    <w:p w14:paraId="6229C482" w14:textId="77648B16" w:rsidR="003003C0" w:rsidRDefault="003003C0">
      <w:pPr>
        <w:jc w:val="left"/>
        <w:rPr>
          <w:ins w:id="19" w:author="Rute Barbalho" w:date="2016-12-11T22:51:00Z"/>
        </w:rPr>
      </w:pPr>
    </w:p>
    <w:p w14:paraId="6738BF5B" w14:textId="0711E359" w:rsidR="003003C0" w:rsidRDefault="003003C0">
      <w:pPr>
        <w:jc w:val="left"/>
        <w:rPr>
          <w:ins w:id="20" w:author="Rute Barbalho" w:date="2016-12-11T22:51:00Z"/>
        </w:rPr>
      </w:pPr>
    </w:p>
    <w:p w14:paraId="544B8647" w14:textId="706B2D6D" w:rsidR="003003C0" w:rsidRDefault="003003C0">
      <w:pPr>
        <w:jc w:val="left"/>
        <w:rPr>
          <w:ins w:id="21" w:author="Rute Barbalho" w:date="2016-12-11T22:51:00Z"/>
        </w:rPr>
      </w:pPr>
    </w:p>
    <w:p w14:paraId="5ABAB46B" w14:textId="77777777" w:rsidR="003003C0" w:rsidRDefault="003003C0">
      <w:pPr>
        <w:jc w:val="left"/>
      </w:pPr>
      <w:bookmarkStart w:id="22" w:name="_GoBack"/>
      <w:bookmarkEnd w:id="22"/>
    </w:p>
    <w:p w14:paraId="64565BA2" w14:textId="77777777" w:rsidR="00404546" w:rsidRDefault="00404546" w:rsidP="00404546">
      <w:pPr>
        <w:jc w:val="center"/>
      </w:pPr>
      <w:r>
        <w:lastRenderedPageBreak/>
        <w:t>CASOS DE USO</w:t>
      </w:r>
    </w:p>
    <w:p w14:paraId="10AD13C3" w14:textId="77777777" w:rsidR="006B1302" w:rsidRDefault="006B1302" w:rsidP="006B1302">
      <w:pPr>
        <w:rPr>
          <w:moveTo w:id="23" w:author="João Mendes Neto" w:date="2016-11-30T07:49:00Z"/>
          <w:lang w:eastAsia="pt-BR"/>
        </w:rPr>
      </w:pPr>
      <w:moveToRangeStart w:id="24" w:author="João Mendes Neto" w:date="2016-11-30T07:49:00Z" w:name="move468255494"/>
    </w:p>
    <w:p w14:paraId="5ADBDD94" w14:textId="77777777" w:rsidR="006B1302" w:rsidRDefault="006B1302" w:rsidP="006B1302">
      <w:pPr>
        <w:pStyle w:val="Ttulo1"/>
        <w:rPr>
          <w:moveTo w:id="25" w:author="João Mendes Neto" w:date="2016-11-30T07:49:00Z"/>
        </w:rPr>
      </w:pPr>
      <w:moveTo w:id="26" w:author="João Mendes Neto" w:date="2016-11-30T07:49:00Z">
        <w:r>
          <w:t xml:space="preserve">Cadastrar usuário </w:t>
        </w:r>
      </w:moveTo>
    </w:p>
    <w:p w14:paraId="3FD06A61" w14:textId="77777777" w:rsidR="006B1302" w:rsidRPr="000E7360" w:rsidRDefault="006B1302" w:rsidP="006B1302">
      <w:pPr>
        <w:ind w:firstLine="708"/>
        <w:rPr>
          <w:moveTo w:id="27" w:author="João Mendes Neto" w:date="2016-11-30T07:49:00Z"/>
          <w:lang w:eastAsia="pt-BR"/>
        </w:rPr>
      </w:pPr>
      <w:moveTo w:id="28" w:author="João Mendes Neto" w:date="2016-11-30T07:49:00Z">
        <w:r w:rsidRPr="000E7360">
          <w:rPr>
            <w:b/>
            <w:lang w:eastAsia="pt-BR"/>
          </w:rPr>
          <w:t>Pré</w:t>
        </w:r>
        <w:r>
          <w:rPr>
            <w:b/>
            <w:lang w:eastAsia="pt-BR"/>
          </w:rPr>
          <w:t xml:space="preserve">: </w:t>
        </w:r>
        <w:r>
          <w:rPr>
            <w:lang w:eastAsia="pt-BR"/>
          </w:rPr>
          <w:t xml:space="preserve">Não há </w:t>
        </w:r>
        <w:r w:rsidRPr="00381983">
          <w:rPr>
            <w:i/>
            <w:lang w:eastAsia="pt-BR"/>
          </w:rPr>
          <w:t>pré-condições.</w:t>
        </w:r>
      </w:moveTo>
    </w:p>
    <w:p w14:paraId="398DEF7E" w14:textId="77777777" w:rsidR="006B1302" w:rsidRPr="00FA03FA" w:rsidRDefault="006B1302" w:rsidP="006B1302">
      <w:pPr>
        <w:rPr>
          <w:moveTo w:id="29" w:author="João Mendes Neto" w:date="2016-11-30T07:49:00Z"/>
        </w:rPr>
      </w:pPr>
      <w:moveTo w:id="30" w:author="João Mendes Neto" w:date="2016-11-30T07:49:00Z">
        <w:r>
          <w:tab/>
        </w:r>
        <w:r w:rsidRPr="00FA03FA">
          <w:rPr>
            <w:b/>
          </w:rPr>
          <w:t>Pós</w:t>
        </w:r>
        <w:r>
          <w:rPr>
            <w:b/>
          </w:rPr>
          <w:t xml:space="preserve">: </w:t>
        </w:r>
        <w:r>
          <w:t>Usuário cadastra-se no sistema.</w:t>
        </w:r>
      </w:moveTo>
    </w:p>
    <w:p w14:paraId="15298FF7" w14:textId="77777777" w:rsidR="006B1302" w:rsidRDefault="006B1302" w:rsidP="006B1302">
      <w:pPr>
        <w:rPr>
          <w:moveTo w:id="31" w:author="João Mendes Neto" w:date="2016-11-30T07:49:00Z"/>
          <w:b/>
          <w:lang w:eastAsia="pt-BR"/>
        </w:rPr>
      </w:pPr>
      <w:moveTo w:id="32" w:author="João Mendes Neto" w:date="2016-11-30T07:49:00Z">
        <w:r>
          <w:rPr>
            <w:lang w:eastAsia="pt-BR"/>
          </w:rPr>
          <w:t xml:space="preserve"> </w:t>
        </w:r>
        <w:r>
          <w:rPr>
            <w:b/>
            <w:lang w:eastAsia="pt-BR"/>
          </w:rPr>
          <w:t xml:space="preserve">Fluxo Básico: </w:t>
        </w:r>
      </w:moveTo>
    </w:p>
    <w:p w14:paraId="7684AC60" w14:textId="77777777" w:rsidR="006B1302" w:rsidRPr="00A6615B" w:rsidRDefault="006B1302" w:rsidP="006B1302">
      <w:pPr>
        <w:pStyle w:val="PargrafodaLista"/>
        <w:numPr>
          <w:ilvl w:val="0"/>
          <w:numId w:val="17"/>
        </w:numPr>
        <w:rPr>
          <w:moveTo w:id="33" w:author="João Mendes Neto" w:date="2016-11-30T07:49:00Z"/>
          <w:b/>
          <w:lang w:eastAsia="pt-BR"/>
        </w:rPr>
      </w:pPr>
      <w:moveTo w:id="34" w:author="João Mendes Neto" w:date="2016-11-30T07:49:00Z">
        <w:r>
          <w:rPr>
            <w:lang w:eastAsia="pt-BR"/>
          </w:rPr>
          <w:t>O usuário seleciona a opção de cadastro e é redirecionado para outra página. Preenche os campos e confirma.</w:t>
        </w:r>
      </w:moveTo>
    </w:p>
    <w:p w14:paraId="5AD5E12D" w14:textId="77777777" w:rsidR="006B1302" w:rsidRPr="00A6615B" w:rsidRDefault="006B1302" w:rsidP="006B1302">
      <w:pPr>
        <w:pStyle w:val="PargrafodaLista"/>
        <w:numPr>
          <w:ilvl w:val="0"/>
          <w:numId w:val="17"/>
        </w:numPr>
        <w:rPr>
          <w:moveTo w:id="35" w:author="João Mendes Neto" w:date="2016-11-30T07:49:00Z"/>
          <w:b/>
          <w:lang w:eastAsia="pt-BR"/>
        </w:rPr>
      </w:pPr>
      <w:moveTo w:id="36" w:author="João Mendes Neto" w:date="2016-11-30T07:49:00Z">
        <w:r>
          <w:rPr>
            <w:lang w:eastAsia="pt-BR"/>
          </w:rPr>
          <w:t xml:space="preserve">O sistema verifica se os dados estão corretos ou há espaços vazios. </w:t>
        </w:r>
      </w:moveTo>
    </w:p>
    <w:p w14:paraId="5A2C5064" w14:textId="77777777" w:rsidR="006B1302" w:rsidRPr="00A6615B" w:rsidRDefault="006B1302" w:rsidP="006B1302">
      <w:pPr>
        <w:pStyle w:val="PargrafodaLista"/>
        <w:numPr>
          <w:ilvl w:val="0"/>
          <w:numId w:val="17"/>
        </w:numPr>
        <w:rPr>
          <w:moveTo w:id="37" w:author="João Mendes Neto" w:date="2016-11-30T07:49:00Z"/>
          <w:b/>
          <w:lang w:eastAsia="pt-BR"/>
        </w:rPr>
      </w:pPr>
      <w:moveTo w:id="38" w:author="João Mendes Neto" w:date="2016-11-30T07:49:00Z">
        <w:r>
          <w:rPr>
            <w:lang w:eastAsia="pt-BR"/>
          </w:rPr>
          <w:t>O usuário é cadastrado e o caso de uso é encerrado.</w:t>
        </w:r>
      </w:moveTo>
    </w:p>
    <w:p w14:paraId="7114EC62" w14:textId="77777777" w:rsidR="006B1302" w:rsidRDefault="006B1302" w:rsidP="006B1302">
      <w:pPr>
        <w:ind w:left="360"/>
        <w:rPr>
          <w:moveTo w:id="39" w:author="João Mendes Neto" w:date="2016-11-30T07:49:00Z"/>
        </w:rPr>
      </w:pPr>
      <w:moveTo w:id="40" w:author="João Mendes Neto" w:date="2016-11-30T07:49:00Z">
        <w:r>
          <w:rPr>
            <w:b/>
          </w:rPr>
          <w:t>Fluxo alternativo (2</w:t>
        </w:r>
        <w:r w:rsidRPr="00A6615B">
          <w:rPr>
            <w:b/>
          </w:rPr>
          <w:t xml:space="preserve">): </w:t>
        </w:r>
        <w:r>
          <w:t>Dados informados apresentam erro, estão em branco, ou já existem.</w:t>
        </w:r>
      </w:moveTo>
    </w:p>
    <w:p w14:paraId="0B398A0D" w14:textId="71CA0C8E" w:rsidR="006A7CEA" w:rsidRDefault="006B1302" w:rsidP="006A7CEA">
      <w:pPr>
        <w:ind w:left="360"/>
        <w:rPr>
          <w:ins w:id="41" w:author="Rute Barbalho" w:date="2016-12-11T21:31:00Z"/>
        </w:rPr>
      </w:pPr>
      <w:moveTo w:id="42" w:author="João Mendes Neto" w:date="2016-11-30T07:49:00Z">
        <w:r>
          <w:t>O sistema informa ao usuário o erro e pede para ele verificá-lo ou preencher o campo.</w:t>
        </w:r>
      </w:moveTo>
    </w:p>
    <w:p w14:paraId="6F509E51" w14:textId="78B8D645" w:rsidR="00B77E91" w:rsidRDefault="00B77E91" w:rsidP="006A7CEA">
      <w:pPr>
        <w:ind w:left="360"/>
        <w:rPr>
          <w:ins w:id="43" w:author="João Mendes Neto" w:date="2016-11-30T07:50:00Z"/>
        </w:rPr>
      </w:pPr>
      <w:ins w:id="44" w:author="Rute Barbalho" w:date="2016-12-11T21:32:00Z">
        <w:r>
          <w:rPr>
            <w:noProof/>
            <w:lang w:eastAsia="pt-BR"/>
          </w:rPr>
          <w:drawing>
            <wp:inline distT="0" distB="0" distL="0" distR="0" wp14:anchorId="66011365" wp14:editId="23A91AF7">
              <wp:extent cx="4010025" cy="4010025"/>
              <wp:effectExtent l="0" t="0" r="9525" b="9525"/>
              <wp:docPr id="5" name="Image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cadastro.png"/>
                      <pic:cNvPicPr/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10025" cy="40100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A1DC78E" w14:textId="3971C713" w:rsidR="006A7CEA" w:rsidRPr="004605F7" w:rsidRDefault="006B1302" w:rsidP="006A7CEA">
      <w:pPr>
        <w:ind w:left="360"/>
        <w:rPr>
          <w:ins w:id="45" w:author="João Mendes Neto" w:date="2016-11-30T07:49:00Z"/>
        </w:rPr>
      </w:pPr>
      <w:moveTo w:id="46" w:author="João Mendes Neto" w:date="2016-11-30T07:49:00Z">
        <w:r>
          <w:t xml:space="preserve"> </w:t>
        </w:r>
      </w:moveTo>
    </w:p>
    <w:p w14:paraId="637D7D35" w14:textId="77777777" w:rsidR="006A7CEA" w:rsidRDefault="006A7CEA" w:rsidP="006A7CEA">
      <w:pPr>
        <w:pStyle w:val="Ttulo1"/>
        <w:rPr>
          <w:ins w:id="47" w:author="João Mendes Neto" w:date="2016-11-30T07:49:00Z"/>
        </w:rPr>
      </w:pPr>
      <w:ins w:id="48" w:author="João Mendes Neto" w:date="2016-11-30T07:49:00Z">
        <w:r>
          <w:t>Autentic</w:t>
        </w:r>
        <w:r w:rsidRPr="00C35780">
          <w:t>a</w:t>
        </w:r>
        <w:r>
          <w:t>ção do</w:t>
        </w:r>
        <w:r w:rsidRPr="00C35780">
          <w:t xml:space="preserve"> usuário</w:t>
        </w:r>
      </w:ins>
    </w:p>
    <w:p w14:paraId="60394660" w14:textId="77777777" w:rsidR="006A7CEA" w:rsidRPr="000E7360" w:rsidRDefault="006A7CEA" w:rsidP="006A7CEA">
      <w:pPr>
        <w:ind w:firstLine="708"/>
        <w:rPr>
          <w:ins w:id="49" w:author="João Mendes Neto" w:date="2016-11-30T07:49:00Z"/>
          <w:lang w:eastAsia="pt-BR"/>
        </w:rPr>
      </w:pPr>
      <w:ins w:id="50" w:author="João Mendes Neto" w:date="2016-11-30T07:49:00Z">
        <w:r w:rsidRPr="000E7360">
          <w:rPr>
            <w:b/>
            <w:lang w:eastAsia="pt-BR"/>
          </w:rPr>
          <w:t>Pré</w:t>
        </w:r>
        <w:r>
          <w:rPr>
            <w:b/>
            <w:lang w:eastAsia="pt-BR"/>
          </w:rPr>
          <w:t xml:space="preserve">: </w:t>
        </w:r>
        <w:commentRangeStart w:id="51"/>
        <w:r>
          <w:rPr>
            <w:lang w:eastAsia="pt-BR"/>
          </w:rPr>
          <w:t>Estar cadastrado no sistema</w:t>
        </w:r>
        <w:commentRangeEnd w:id="51"/>
        <w:r>
          <w:rPr>
            <w:rStyle w:val="Refdecomentrio"/>
          </w:rPr>
          <w:commentReference w:id="51"/>
        </w:r>
      </w:ins>
    </w:p>
    <w:p w14:paraId="104DAED7" w14:textId="77777777" w:rsidR="006A7CEA" w:rsidRPr="00FA03FA" w:rsidRDefault="006A7CEA" w:rsidP="006A7CEA">
      <w:pPr>
        <w:rPr>
          <w:ins w:id="52" w:author="João Mendes Neto" w:date="2016-11-30T07:49:00Z"/>
        </w:rPr>
      </w:pPr>
      <w:ins w:id="53" w:author="João Mendes Neto" w:date="2016-11-30T07:49:00Z">
        <w:r>
          <w:tab/>
        </w:r>
        <w:r w:rsidRPr="00FA03FA">
          <w:rPr>
            <w:b/>
          </w:rPr>
          <w:t>Pós</w:t>
        </w:r>
        <w:r>
          <w:rPr>
            <w:b/>
          </w:rPr>
          <w:t xml:space="preserve">: </w:t>
        </w:r>
        <w:r>
          <w:t>Usuário entra no sistema.</w:t>
        </w:r>
      </w:ins>
    </w:p>
    <w:p w14:paraId="0F39190B" w14:textId="77777777" w:rsidR="006A7CEA" w:rsidRDefault="006A7CEA" w:rsidP="006A7CEA">
      <w:pPr>
        <w:rPr>
          <w:ins w:id="54" w:author="João Mendes Neto" w:date="2016-11-30T07:49:00Z"/>
          <w:b/>
          <w:lang w:eastAsia="pt-BR"/>
        </w:rPr>
      </w:pPr>
      <w:ins w:id="55" w:author="João Mendes Neto" w:date="2016-11-30T07:49:00Z">
        <w:r>
          <w:rPr>
            <w:lang w:eastAsia="pt-BR"/>
          </w:rPr>
          <w:t xml:space="preserve"> </w:t>
        </w:r>
        <w:r>
          <w:rPr>
            <w:b/>
            <w:lang w:eastAsia="pt-BR"/>
          </w:rPr>
          <w:t>Fluxo Básico:</w:t>
        </w:r>
      </w:ins>
    </w:p>
    <w:p w14:paraId="1C82718C" w14:textId="77777777" w:rsidR="006A7CEA" w:rsidRPr="00C27391" w:rsidRDefault="006A7CEA" w:rsidP="006A7CEA">
      <w:pPr>
        <w:pStyle w:val="PargrafodaLista"/>
        <w:numPr>
          <w:ilvl w:val="0"/>
          <w:numId w:val="16"/>
        </w:numPr>
        <w:tabs>
          <w:tab w:val="left" w:pos="142"/>
        </w:tabs>
        <w:ind w:left="851" w:hanging="425"/>
        <w:rPr>
          <w:ins w:id="56" w:author="João Mendes Neto" w:date="2016-11-30T07:49:00Z"/>
          <w:b/>
          <w:lang w:eastAsia="pt-BR"/>
        </w:rPr>
      </w:pPr>
      <w:ins w:id="57" w:author="João Mendes Neto" w:date="2016-11-30T07:49:00Z">
        <w:r>
          <w:rPr>
            <w:lang w:eastAsia="pt-BR"/>
          </w:rPr>
          <w:lastRenderedPageBreak/>
          <w:t>O usuário clica na opção login e preenche os dados pedidos.</w:t>
        </w:r>
      </w:ins>
    </w:p>
    <w:p w14:paraId="534AC453" w14:textId="77777777" w:rsidR="006A7CEA" w:rsidRPr="00C27391" w:rsidRDefault="006A7CEA" w:rsidP="006A7CEA">
      <w:pPr>
        <w:pStyle w:val="PargrafodaLista"/>
        <w:numPr>
          <w:ilvl w:val="0"/>
          <w:numId w:val="16"/>
        </w:numPr>
        <w:tabs>
          <w:tab w:val="left" w:pos="142"/>
        </w:tabs>
        <w:ind w:left="851" w:hanging="425"/>
        <w:rPr>
          <w:ins w:id="58" w:author="João Mendes Neto" w:date="2016-11-30T07:49:00Z"/>
          <w:b/>
          <w:lang w:eastAsia="pt-BR"/>
        </w:rPr>
      </w:pPr>
      <w:ins w:id="59" w:author="João Mendes Neto" w:date="2016-11-30T07:49:00Z">
        <w:r>
          <w:rPr>
            <w:lang w:eastAsia="pt-BR"/>
          </w:rPr>
          <w:t>O sistema verifica os dados no banco e o caso de uso é encerrado</w:t>
        </w:r>
      </w:ins>
    </w:p>
    <w:p w14:paraId="765A9464" w14:textId="77777777" w:rsidR="006A7CEA" w:rsidRDefault="006A7CEA" w:rsidP="006A7CEA">
      <w:pPr>
        <w:ind w:left="426"/>
        <w:rPr>
          <w:ins w:id="60" w:author="João Mendes Neto" w:date="2016-11-30T07:49:00Z"/>
          <w:lang w:eastAsia="pt-BR"/>
        </w:rPr>
      </w:pPr>
      <w:ins w:id="61" w:author="João Mendes Neto" w:date="2016-11-30T07:49:00Z">
        <w:r>
          <w:rPr>
            <w:b/>
            <w:lang w:eastAsia="pt-BR"/>
          </w:rPr>
          <w:t xml:space="preserve">Fluxo Alternativo (2): </w:t>
        </w:r>
        <w:r>
          <w:rPr>
            <w:lang w:eastAsia="pt-BR"/>
          </w:rPr>
          <w:t xml:space="preserve">Sistema não encontra dados correspondentes ao informado pelo usuário. </w:t>
        </w:r>
      </w:ins>
    </w:p>
    <w:p w14:paraId="4ABD668F" w14:textId="72DEAE0E" w:rsidR="006B1302" w:rsidRDefault="006A7CEA">
      <w:pPr>
        <w:ind w:left="426"/>
        <w:rPr>
          <w:moveTo w:id="62" w:author="João Mendes Neto" w:date="2016-11-30T07:49:00Z"/>
          <w:lang w:eastAsia="pt-BR"/>
        </w:rPr>
        <w:pPrChange w:id="63" w:author="João Mendes Neto" w:date="2016-11-30T07:50:00Z">
          <w:pPr>
            <w:ind w:left="360"/>
          </w:pPr>
        </w:pPrChange>
      </w:pPr>
      <w:ins w:id="64" w:author="João Mendes Neto" w:date="2016-11-30T07:49:00Z">
        <w:r>
          <w:t>O sistema solicita que o usuário verifique os dados inseridos e tente novamente.</w:t>
        </w:r>
      </w:ins>
    </w:p>
    <w:moveToRangeEnd w:id="24"/>
    <w:p w14:paraId="6CF0C3A7" w14:textId="55BC0C10" w:rsidR="00BE3B9E" w:rsidRDefault="00BE3B9E" w:rsidP="00BE3B9E">
      <w:pPr>
        <w:rPr>
          <w:ins w:id="65" w:author="Rute Barbalho" w:date="2016-12-11T21:32:00Z"/>
          <w:lang w:eastAsia="pt-BR"/>
        </w:rPr>
      </w:pPr>
    </w:p>
    <w:p w14:paraId="2A279D60" w14:textId="79C4917A" w:rsidR="00C328BF" w:rsidRDefault="00C328BF" w:rsidP="00BE3B9E">
      <w:pPr>
        <w:rPr>
          <w:ins w:id="66" w:author="João Mendes Neto" w:date="2016-11-30T07:54:00Z"/>
          <w:lang w:eastAsia="pt-BR"/>
        </w:rPr>
      </w:pPr>
      <w:ins w:id="67" w:author="Rute Barbalho" w:date="2016-12-11T21:32:00Z">
        <w:r>
          <w:rPr>
            <w:noProof/>
            <w:lang w:eastAsia="pt-BR"/>
          </w:rPr>
          <w:drawing>
            <wp:inline distT="0" distB="0" distL="0" distR="0" wp14:anchorId="050DF288" wp14:editId="47416B3E">
              <wp:extent cx="4305300" cy="4305300"/>
              <wp:effectExtent l="0" t="0" r="0" b="0"/>
              <wp:docPr id="6" name="Imagem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login.png"/>
                      <pic:cNvPicPr/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05300" cy="4305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B8EDED8" w14:textId="77777777" w:rsidR="00BE3B9E" w:rsidRDefault="00BE3B9E" w:rsidP="00BE3B9E">
      <w:pPr>
        <w:pStyle w:val="Ttulo1"/>
        <w:rPr>
          <w:ins w:id="68" w:author="João Mendes Neto" w:date="2016-11-30T07:54:00Z"/>
        </w:rPr>
      </w:pPr>
      <w:commentRangeStart w:id="69"/>
      <w:ins w:id="70" w:author="João Mendes Neto" w:date="2016-11-30T07:54:00Z">
        <w:r>
          <w:t>Sair</w:t>
        </w:r>
        <w:commentRangeEnd w:id="69"/>
        <w:r>
          <w:rPr>
            <w:rStyle w:val="Refdecomentrio"/>
            <w:lang w:eastAsia="en-US"/>
          </w:rPr>
          <w:commentReference w:id="69"/>
        </w:r>
      </w:ins>
    </w:p>
    <w:p w14:paraId="6307E400" w14:textId="77777777" w:rsidR="00BE3B9E" w:rsidRDefault="00BE3B9E" w:rsidP="00BE3B9E">
      <w:pPr>
        <w:ind w:left="708"/>
        <w:rPr>
          <w:ins w:id="71" w:author="João Mendes Neto" w:date="2016-11-30T07:54:00Z"/>
          <w:lang w:eastAsia="pt-BR"/>
        </w:rPr>
      </w:pPr>
      <w:ins w:id="72" w:author="João Mendes Neto" w:date="2016-11-30T07:54:00Z">
        <w:r>
          <w:rPr>
            <w:b/>
            <w:lang w:eastAsia="pt-BR"/>
          </w:rPr>
          <w:t xml:space="preserve">Pré: </w:t>
        </w:r>
        <w:r>
          <w:rPr>
            <w:lang w:eastAsia="pt-BR"/>
          </w:rPr>
          <w:t>Estar autenticado no sistema.</w:t>
        </w:r>
      </w:ins>
    </w:p>
    <w:p w14:paraId="40C2C49E" w14:textId="77777777" w:rsidR="00BE3B9E" w:rsidRDefault="00BE3B9E" w:rsidP="00BE3B9E">
      <w:pPr>
        <w:ind w:left="708"/>
        <w:rPr>
          <w:ins w:id="73" w:author="João Mendes Neto" w:date="2016-11-30T07:54:00Z"/>
          <w:lang w:eastAsia="pt-BR"/>
        </w:rPr>
      </w:pPr>
      <w:ins w:id="74" w:author="João Mendes Neto" w:date="2016-11-30T07:54:00Z">
        <w:r>
          <w:rPr>
            <w:b/>
            <w:lang w:eastAsia="pt-BR"/>
          </w:rPr>
          <w:t>Pós:</w:t>
        </w:r>
        <w:r>
          <w:rPr>
            <w:lang w:eastAsia="pt-BR"/>
          </w:rPr>
          <w:t xml:space="preserve"> Usuário estará deslogado do site.</w:t>
        </w:r>
      </w:ins>
    </w:p>
    <w:p w14:paraId="0AFDBB77" w14:textId="77777777" w:rsidR="00BE3B9E" w:rsidRDefault="00BE3B9E" w:rsidP="00BE3B9E">
      <w:pPr>
        <w:rPr>
          <w:ins w:id="75" w:author="João Mendes Neto" w:date="2016-11-30T07:54:00Z"/>
          <w:lang w:eastAsia="pt-BR"/>
        </w:rPr>
      </w:pPr>
      <w:ins w:id="76" w:author="João Mendes Neto" w:date="2016-11-30T07:54:00Z">
        <w:r>
          <w:rPr>
            <w:b/>
            <w:lang w:eastAsia="pt-BR"/>
          </w:rPr>
          <w:t>Fluxo Básico:</w:t>
        </w:r>
      </w:ins>
    </w:p>
    <w:p w14:paraId="430D8472" w14:textId="1A7223E7" w:rsidR="00BE3B9E" w:rsidRDefault="00BE3B9E" w:rsidP="00BE3B9E">
      <w:pPr>
        <w:pStyle w:val="PargrafodaLista"/>
        <w:numPr>
          <w:ilvl w:val="0"/>
          <w:numId w:val="28"/>
        </w:numPr>
        <w:rPr>
          <w:ins w:id="77" w:author="João Mendes Neto" w:date="2016-11-30T07:54:00Z"/>
          <w:lang w:eastAsia="pt-BR"/>
        </w:rPr>
      </w:pPr>
      <w:ins w:id="78" w:author="João Mendes Neto" w:date="2016-11-30T07:54:00Z">
        <w:r>
          <w:rPr>
            <w:lang w:eastAsia="pt-BR"/>
          </w:rPr>
          <w:t xml:space="preserve">Usuário seleciona </w:t>
        </w:r>
      </w:ins>
      <w:ins w:id="79" w:author="Rute Barbalho" w:date="2016-12-11T21:33:00Z">
        <w:r w:rsidR="00C328BF">
          <w:rPr>
            <w:lang w:eastAsia="pt-BR"/>
          </w:rPr>
          <w:t>o bot</w:t>
        </w:r>
      </w:ins>
      <w:ins w:id="80" w:author="Rute Barbalho" w:date="2016-12-11T21:34:00Z">
        <w:r w:rsidR="00C328BF">
          <w:rPr>
            <w:lang w:eastAsia="pt-BR"/>
          </w:rPr>
          <w:t>ão</w:t>
        </w:r>
      </w:ins>
      <w:ins w:id="81" w:author="João Mendes Neto" w:date="2016-11-30T07:54:00Z">
        <w:del w:id="82" w:author="Rute Barbalho" w:date="2016-12-11T21:33:00Z">
          <w:r w:rsidDel="00C328BF">
            <w:rPr>
              <w:lang w:eastAsia="pt-BR"/>
            </w:rPr>
            <w:delText>a opção</w:delText>
          </w:r>
        </w:del>
        <w:r>
          <w:rPr>
            <w:lang w:eastAsia="pt-BR"/>
          </w:rPr>
          <w:t xml:space="preserve"> </w:t>
        </w:r>
      </w:ins>
      <w:ins w:id="83" w:author="João Mendes Neto" w:date="2016-11-30T08:17:00Z">
        <w:r w:rsidR="009F70AD">
          <w:rPr>
            <w:lang w:eastAsia="pt-BR"/>
          </w:rPr>
          <w:t>“</w:t>
        </w:r>
      </w:ins>
      <w:ins w:id="84" w:author="João Mendes Neto" w:date="2016-11-30T07:54:00Z">
        <w:r>
          <w:rPr>
            <w:lang w:eastAsia="pt-BR"/>
          </w:rPr>
          <w:t>Sair</w:t>
        </w:r>
      </w:ins>
      <w:ins w:id="85" w:author="João Mendes Neto" w:date="2016-11-30T08:17:00Z">
        <w:r w:rsidR="009F70AD">
          <w:rPr>
            <w:lang w:eastAsia="pt-BR"/>
          </w:rPr>
          <w:t>”</w:t>
        </w:r>
      </w:ins>
      <w:ins w:id="86" w:author="João Mendes Neto" w:date="2016-11-30T07:54:00Z">
        <w:r>
          <w:rPr>
            <w:lang w:eastAsia="pt-BR"/>
          </w:rPr>
          <w:t xml:space="preserve"> no menu.</w:t>
        </w:r>
      </w:ins>
    </w:p>
    <w:p w14:paraId="789ED670" w14:textId="33BBFEA5" w:rsidR="00BE3B9E" w:rsidRDefault="00BE3B9E" w:rsidP="00BE3B9E">
      <w:pPr>
        <w:pStyle w:val="PargrafodaLista"/>
        <w:numPr>
          <w:ilvl w:val="0"/>
          <w:numId w:val="28"/>
        </w:numPr>
        <w:rPr>
          <w:ins w:id="87" w:author="Rute Barbalho" w:date="2016-12-11T21:33:00Z"/>
        </w:rPr>
      </w:pPr>
      <w:ins w:id="88" w:author="João Mendes Neto" w:date="2016-11-30T07:54:00Z">
        <w:r>
          <w:rPr>
            <w:lang w:eastAsia="pt-BR"/>
          </w:rPr>
          <w:t xml:space="preserve">Usuário é </w:t>
        </w:r>
        <w:r w:rsidRPr="009F70AD">
          <w:rPr>
            <w:i/>
            <w:lang w:eastAsia="pt-BR"/>
            <w:rPrChange w:id="89" w:author="João Mendes Neto" w:date="2016-11-30T08:17:00Z">
              <w:rPr>
                <w:lang w:eastAsia="pt-BR"/>
              </w:rPr>
            </w:rPrChange>
          </w:rPr>
          <w:t>deslogado</w:t>
        </w:r>
        <w:r>
          <w:rPr>
            <w:lang w:eastAsia="pt-BR"/>
          </w:rPr>
          <w:t>.</w:t>
        </w:r>
      </w:ins>
    </w:p>
    <w:p w14:paraId="4E24C09B" w14:textId="72FDCAC7" w:rsidR="00C328BF" w:rsidRDefault="00C328BF">
      <w:pPr>
        <w:pStyle w:val="PargrafodaLista"/>
        <w:rPr>
          <w:ins w:id="90" w:author="Rute Barbalho" w:date="2016-12-11T21:33:00Z"/>
          <w:lang w:eastAsia="pt-BR"/>
        </w:rPr>
        <w:pPrChange w:id="91" w:author="Rute Barbalho" w:date="2016-12-11T21:33:00Z">
          <w:pPr>
            <w:pStyle w:val="PargrafodaLista"/>
            <w:numPr>
              <w:numId w:val="28"/>
            </w:numPr>
            <w:ind w:hanging="360"/>
          </w:pPr>
        </w:pPrChange>
      </w:pPr>
    </w:p>
    <w:p w14:paraId="0D5937A5" w14:textId="3B56E915" w:rsidR="00C328BF" w:rsidRDefault="00C328BF">
      <w:pPr>
        <w:pStyle w:val="PargrafodaLista"/>
        <w:rPr>
          <w:ins w:id="92" w:author="João Mendes Neto" w:date="2016-11-30T07:54:00Z"/>
        </w:rPr>
        <w:pPrChange w:id="93" w:author="Rute Barbalho" w:date="2016-12-11T21:33:00Z">
          <w:pPr>
            <w:pStyle w:val="PargrafodaLista"/>
            <w:numPr>
              <w:numId w:val="28"/>
            </w:numPr>
            <w:ind w:hanging="360"/>
          </w:pPr>
        </w:pPrChange>
      </w:pPr>
      <w:ins w:id="94" w:author="Rute Barbalho" w:date="2016-12-11T21:33:00Z">
        <w:r>
          <w:rPr>
            <w:noProof/>
            <w:lang w:eastAsia="pt-BR"/>
          </w:rPr>
          <w:lastRenderedPageBreak/>
          <w:drawing>
            <wp:inline distT="0" distB="0" distL="0" distR="0" wp14:anchorId="1038A42C" wp14:editId="756FD299">
              <wp:extent cx="3832458" cy="4572000"/>
              <wp:effectExtent l="0" t="0" r="0" b="0"/>
              <wp:docPr id="7" name="Imagem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erfil01.png"/>
                      <pic:cNvPicPr/>
                    </pic:nvPicPr>
                    <pic:blipFill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41411" cy="45826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422AE87" w14:textId="77777777" w:rsidR="005C40B4" w:rsidRDefault="005C40B4" w:rsidP="005C40B4">
      <w:pPr>
        <w:rPr>
          <w:moveTo w:id="95" w:author="João Mendes Neto" w:date="2016-11-30T07:53:00Z"/>
          <w:lang w:eastAsia="pt-BR"/>
        </w:rPr>
      </w:pPr>
      <w:moveToRangeStart w:id="96" w:author="João Mendes Neto" w:date="2016-11-30T07:53:00Z" w:name="move468255724"/>
    </w:p>
    <w:p w14:paraId="418E1336" w14:textId="77777777" w:rsidR="005C40B4" w:rsidRDefault="005C40B4" w:rsidP="005C40B4">
      <w:pPr>
        <w:pStyle w:val="Ttulo1"/>
        <w:rPr>
          <w:moveTo w:id="97" w:author="João Mendes Neto" w:date="2016-11-30T07:53:00Z"/>
        </w:rPr>
      </w:pPr>
      <w:moveTo w:id="98" w:author="João Mendes Neto" w:date="2016-11-30T07:53:00Z">
        <w:r>
          <w:t xml:space="preserve">Editar dados do perfil </w:t>
        </w:r>
      </w:moveTo>
    </w:p>
    <w:p w14:paraId="0283D1DE" w14:textId="77777777" w:rsidR="005C40B4" w:rsidRDefault="005C40B4" w:rsidP="005C40B4">
      <w:pPr>
        <w:ind w:left="708"/>
        <w:rPr>
          <w:moveTo w:id="99" w:author="João Mendes Neto" w:date="2016-11-30T07:53:00Z"/>
          <w:lang w:eastAsia="pt-BR"/>
        </w:rPr>
      </w:pPr>
      <w:moveTo w:id="100" w:author="João Mendes Neto" w:date="2016-11-30T07:53:00Z">
        <w:r w:rsidRPr="000E7360">
          <w:rPr>
            <w:b/>
            <w:lang w:eastAsia="pt-BR"/>
          </w:rPr>
          <w:t>Pré</w:t>
        </w:r>
        <w:r>
          <w:rPr>
            <w:b/>
            <w:lang w:eastAsia="pt-BR"/>
          </w:rPr>
          <w:t xml:space="preserve">: </w:t>
        </w:r>
        <w:r>
          <w:rPr>
            <w:lang w:eastAsia="pt-BR"/>
          </w:rPr>
          <w:t>Estar logado no sistema.</w:t>
        </w:r>
      </w:moveTo>
    </w:p>
    <w:p w14:paraId="1616DD8F" w14:textId="77777777" w:rsidR="005C40B4" w:rsidRPr="000E7360" w:rsidRDefault="005C40B4" w:rsidP="005C40B4">
      <w:pPr>
        <w:ind w:left="708"/>
        <w:rPr>
          <w:moveTo w:id="101" w:author="João Mendes Neto" w:date="2016-11-30T07:53:00Z"/>
          <w:lang w:eastAsia="pt-BR"/>
        </w:rPr>
      </w:pPr>
      <w:moveTo w:id="102" w:author="João Mendes Neto" w:date="2016-11-30T07:53:00Z">
        <w:r>
          <w:rPr>
            <w:b/>
            <w:lang w:eastAsia="pt-BR"/>
          </w:rPr>
          <w:t>Pós:</w:t>
        </w:r>
        <w:r>
          <w:rPr>
            <w:lang w:eastAsia="pt-BR"/>
          </w:rPr>
          <w:t xml:space="preserve"> Dados do perfil do usuário são atualizados.</w:t>
        </w:r>
      </w:moveTo>
    </w:p>
    <w:p w14:paraId="063E7B5D" w14:textId="77777777" w:rsidR="005C40B4" w:rsidRDefault="005C40B4" w:rsidP="005C40B4">
      <w:pPr>
        <w:rPr>
          <w:moveTo w:id="103" w:author="João Mendes Neto" w:date="2016-11-30T07:53:00Z"/>
          <w:b/>
          <w:lang w:eastAsia="pt-BR"/>
        </w:rPr>
      </w:pPr>
      <w:moveTo w:id="104" w:author="João Mendes Neto" w:date="2016-11-30T07:53:00Z">
        <w:r>
          <w:rPr>
            <w:b/>
            <w:lang w:eastAsia="pt-BR"/>
          </w:rPr>
          <w:t>Fluxo Básico:</w:t>
        </w:r>
      </w:moveTo>
    </w:p>
    <w:p w14:paraId="260F630C" w14:textId="77777777" w:rsidR="005C40B4" w:rsidRPr="006F5A99" w:rsidRDefault="005C40B4" w:rsidP="005C40B4">
      <w:pPr>
        <w:pStyle w:val="PargrafodaLista"/>
        <w:numPr>
          <w:ilvl w:val="0"/>
          <w:numId w:val="18"/>
        </w:numPr>
        <w:rPr>
          <w:moveTo w:id="105" w:author="João Mendes Neto" w:date="2016-11-30T07:53:00Z"/>
          <w:b/>
          <w:lang w:eastAsia="pt-BR"/>
        </w:rPr>
      </w:pPr>
      <w:moveTo w:id="106" w:author="João Mendes Neto" w:date="2016-11-30T07:53:00Z">
        <w:r>
          <w:rPr>
            <w:lang w:eastAsia="pt-BR"/>
          </w:rPr>
          <w:t xml:space="preserve">O usuário seleciona a opção de editar perfil, no perfil do usuário. </w:t>
        </w:r>
      </w:moveTo>
    </w:p>
    <w:p w14:paraId="3757890B" w14:textId="77777777" w:rsidR="005C40B4" w:rsidRPr="006F5A99" w:rsidRDefault="005C40B4" w:rsidP="005C40B4">
      <w:pPr>
        <w:pStyle w:val="PargrafodaLista"/>
        <w:numPr>
          <w:ilvl w:val="0"/>
          <w:numId w:val="18"/>
        </w:numPr>
        <w:rPr>
          <w:moveTo w:id="107" w:author="João Mendes Neto" w:date="2016-11-30T07:53:00Z"/>
          <w:b/>
          <w:lang w:eastAsia="pt-BR"/>
        </w:rPr>
      </w:pPr>
      <w:moveTo w:id="108" w:author="João Mendes Neto" w:date="2016-11-30T07:53:00Z">
        <w:r>
          <w:rPr>
            <w:lang w:eastAsia="pt-BR"/>
          </w:rPr>
          <w:t>O usuário muda os dados e confirma.</w:t>
        </w:r>
      </w:moveTo>
    </w:p>
    <w:p w14:paraId="343141FD" w14:textId="77777777" w:rsidR="005C40B4" w:rsidRPr="006F5A99" w:rsidRDefault="005C40B4" w:rsidP="005C40B4">
      <w:pPr>
        <w:pStyle w:val="PargrafodaLista"/>
        <w:numPr>
          <w:ilvl w:val="0"/>
          <w:numId w:val="18"/>
        </w:numPr>
        <w:rPr>
          <w:moveTo w:id="109" w:author="João Mendes Neto" w:date="2016-11-30T07:53:00Z"/>
          <w:b/>
          <w:lang w:eastAsia="pt-BR"/>
        </w:rPr>
      </w:pPr>
      <w:moveTo w:id="110" w:author="João Mendes Neto" w:date="2016-11-30T07:53:00Z">
        <w:r>
          <w:rPr>
            <w:lang w:eastAsia="pt-BR"/>
          </w:rPr>
          <w:t>O sistema confere se os dados batem com o que é requerido pelo banco de dados e o caso de uso é encerrado.</w:t>
        </w:r>
      </w:moveTo>
    </w:p>
    <w:p w14:paraId="60BD5C54" w14:textId="77777777" w:rsidR="005C40B4" w:rsidRDefault="005C40B4" w:rsidP="005C40B4">
      <w:pPr>
        <w:ind w:left="360"/>
        <w:rPr>
          <w:moveTo w:id="111" w:author="João Mendes Neto" w:date="2016-11-30T07:53:00Z"/>
          <w:lang w:eastAsia="pt-BR"/>
        </w:rPr>
      </w:pPr>
      <w:moveTo w:id="112" w:author="João Mendes Neto" w:date="2016-11-30T07:53:00Z">
        <w:r>
          <w:rPr>
            <w:b/>
            <w:lang w:eastAsia="pt-BR"/>
          </w:rPr>
          <w:t xml:space="preserve">Fluxo Alternativo (3): </w:t>
        </w:r>
        <w:r>
          <w:rPr>
            <w:lang w:eastAsia="pt-BR"/>
          </w:rPr>
          <w:t>Os dados não batem com o que é requerido pelo sistema.</w:t>
        </w:r>
      </w:moveTo>
    </w:p>
    <w:p w14:paraId="60063AC7" w14:textId="0578BCCA" w:rsidR="00404546" w:rsidRDefault="005C40B4" w:rsidP="005C40B4">
      <w:pPr>
        <w:rPr>
          <w:ins w:id="113" w:author="Rute Barbalho" w:date="2016-12-11T21:43:00Z"/>
          <w:lang w:eastAsia="pt-BR"/>
        </w:rPr>
      </w:pPr>
      <w:moveTo w:id="114" w:author="João Mendes Neto" w:date="2016-11-30T07:53:00Z">
        <w:r>
          <w:rPr>
            <w:lang w:eastAsia="pt-BR"/>
          </w:rPr>
          <w:t>O sistema anuncia ao usuário que os dados não batem ao requerido e demonstra como deve ser.</w:t>
        </w:r>
      </w:moveTo>
      <w:moveToRangeEnd w:id="96"/>
    </w:p>
    <w:p w14:paraId="03EF3DF8" w14:textId="69E764B3" w:rsidR="00C328BF" w:rsidRDefault="00FE4C6F" w:rsidP="005C40B4">
      <w:pPr>
        <w:rPr>
          <w:ins w:id="115" w:author="João Mendes Neto" w:date="2016-11-30T07:34:00Z"/>
        </w:rPr>
      </w:pPr>
      <w:ins w:id="116" w:author="Rute Barbalho" w:date="2016-12-11T22:03:00Z">
        <w:r>
          <w:rPr>
            <w:noProof/>
            <w:lang w:eastAsia="pt-BR"/>
          </w:rPr>
          <w:lastRenderedPageBreak/>
          <w:drawing>
            <wp:inline distT="0" distB="0" distL="0" distR="0" wp14:anchorId="6D0F20EF" wp14:editId="68A1C7A1">
              <wp:extent cx="4276725" cy="4276725"/>
              <wp:effectExtent l="0" t="0" r="9525" b="9525"/>
              <wp:docPr id="16" name="Imagem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editarDados.png"/>
                      <pic:cNvPicPr/>
                    </pic:nvPicPr>
                    <pic:blipFill>
                      <a:blip r:embed="rId1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76725" cy="4276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4444C2F" w14:textId="77777777" w:rsidR="00295F9A" w:rsidRDefault="00295F9A" w:rsidP="00295F9A">
      <w:pPr>
        <w:pStyle w:val="Ttulo1"/>
        <w:rPr>
          <w:ins w:id="117" w:author="João Mendes Neto" w:date="2016-11-30T07:34:00Z"/>
        </w:rPr>
      </w:pPr>
      <w:ins w:id="118" w:author="João Mendes Neto" w:date="2016-11-30T07:34:00Z">
        <w:r w:rsidRPr="00C35780">
          <w:t>Pesquisar</w:t>
        </w:r>
      </w:ins>
    </w:p>
    <w:p w14:paraId="7B2BAA45" w14:textId="77777777" w:rsidR="00295F9A" w:rsidRPr="00C348AC" w:rsidRDefault="00295F9A" w:rsidP="00295F9A">
      <w:pPr>
        <w:ind w:left="708"/>
        <w:rPr>
          <w:ins w:id="119" w:author="João Mendes Neto" w:date="2016-11-30T07:34:00Z"/>
          <w:b/>
          <w:lang w:eastAsia="pt-BR"/>
        </w:rPr>
      </w:pPr>
      <w:ins w:id="120" w:author="João Mendes Neto" w:date="2016-11-30T07:34:00Z">
        <w:r w:rsidRPr="00C348AC">
          <w:rPr>
            <w:b/>
            <w:lang w:eastAsia="pt-BR"/>
          </w:rPr>
          <w:t>Pré</w:t>
        </w:r>
        <w:r w:rsidRPr="00C348AC">
          <w:rPr>
            <w:lang w:eastAsia="pt-BR"/>
          </w:rPr>
          <w:t>:</w:t>
        </w:r>
        <w:r>
          <w:rPr>
            <w:lang w:eastAsia="pt-BR"/>
          </w:rPr>
          <w:t xml:space="preserve"> Não há </w:t>
        </w:r>
        <w:r w:rsidRPr="00C348AC">
          <w:rPr>
            <w:i/>
            <w:lang w:eastAsia="pt-BR"/>
          </w:rPr>
          <w:t>pré-condições</w:t>
        </w:r>
        <w:r>
          <w:rPr>
            <w:i/>
            <w:lang w:eastAsia="pt-BR"/>
          </w:rPr>
          <w:t>.</w:t>
        </w:r>
      </w:ins>
    </w:p>
    <w:p w14:paraId="55301B5E" w14:textId="77777777" w:rsidR="00295F9A" w:rsidRDefault="00295F9A" w:rsidP="00295F9A">
      <w:pPr>
        <w:ind w:firstLine="708"/>
        <w:rPr>
          <w:ins w:id="121" w:author="João Mendes Neto" w:date="2016-11-30T07:34:00Z"/>
          <w:b/>
        </w:rPr>
      </w:pPr>
      <w:commentRangeStart w:id="122"/>
      <w:ins w:id="123" w:author="João Mendes Neto" w:date="2016-11-30T07:34:00Z">
        <w:r>
          <w:rPr>
            <w:b/>
          </w:rPr>
          <w:t>Pós</w:t>
        </w:r>
        <w:r w:rsidRPr="00C348AC">
          <w:t>:</w:t>
        </w:r>
        <w:r>
          <w:t xml:space="preserve"> O usuário é redirecionado para uma página com os filmes relacionados.</w:t>
        </w:r>
        <w:commentRangeEnd w:id="122"/>
        <w:r>
          <w:rPr>
            <w:rStyle w:val="Refdecomentrio"/>
          </w:rPr>
          <w:commentReference w:id="122"/>
        </w:r>
      </w:ins>
    </w:p>
    <w:p w14:paraId="3196BA31" w14:textId="77777777" w:rsidR="00295F9A" w:rsidRDefault="00295F9A" w:rsidP="00295F9A">
      <w:pPr>
        <w:rPr>
          <w:ins w:id="124" w:author="João Mendes Neto" w:date="2016-11-30T07:34:00Z"/>
          <w:b/>
        </w:rPr>
      </w:pPr>
      <w:ins w:id="125" w:author="João Mendes Neto" w:date="2016-11-30T07:34:00Z">
        <w:r>
          <w:rPr>
            <w:b/>
          </w:rPr>
          <w:t>Fluxo básico:</w:t>
        </w:r>
      </w:ins>
    </w:p>
    <w:p w14:paraId="7E71C9DB" w14:textId="77777777" w:rsidR="00295F9A" w:rsidRDefault="00295F9A" w:rsidP="00295F9A">
      <w:pPr>
        <w:pStyle w:val="PargrafodaLista"/>
        <w:numPr>
          <w:ilvl w:val="0"/>
          <w:numId w:val="13"/>
        </w:numPr>
        <w:rPr>
          <w:ins w:id="126" w:author="João Mendes Neto" w:date="2016-11-30T07:34:00Z"/>
        </w:rPr>
      </w:pPr>
      <w:ins w:id="127" w:author="João Mendes Neto" w:date="2016-11-30T07:34:00Z">
        <w:r>
          <w:t>O usuário entra no site e digita o elemento a ser pesquisado na barra.</w:t>
        </w:r>
      </w:ins>
    </w:p>
    <w:p w14:paraId="6E59D183" w14:textId="77777777" w:rsidR="00295F9A" w:rsidRDefault="00295F9A" w:rsidP="00295F9A">
      <w:pPr>
        <w:pStyle w:val="PargrafodaLista"/>
        <w:numPr>
          <w:ilvl w:val="0"/>
          <w:numId w:val="13"/>
        </w:numPr>
        <w:rPr>
          <w:ins w:id="128" w:author="João Mendes Neto" w:date="2016-11-30T07:34:00Z"/>
        </w:rPr>
      </w:pPr>
      <w:ins w:id="129" w:author="João Mendes Neto" w:date="2016-11-30T07:34:00Z">
        <w:r>
          <w:t>O sistema analisa o que foi digitado e procura no banco de dados</w:t>
        </w:r>
      </w:ins>
    </w:p>
    <w:p w14:paraId="06C791A5" w14:textId="4B32EA1C" w:rsidR="00295F9A" w:rsidRDefault="00295F9A" w:rsidP="00295F9A">
      <w:pPr>
        <w:pStyle w:val="PargrafodaLista"/>
        <w:numPr>
          <w:ilvl w:val="0"/>
          <w:numId w:val="13"/>
        </w:numPr>
        <w:rPr>
          <w:ins w:id="130" w:author="João Mendes Neto" w:date="2016-11-30T07:34:00Z"/>
        </w:rPr>
      </w:pPr>
      <w:ins w:id="131" w:author="João Mendes Neto" w:date="2016-11-30T07:34:00Z">
        <w:r>
          <w:t>O filme é encontrado.</w:t>
        </w:r>
      </w:ins>
    </w:p>
    <w:p w14:paraId="312B0E94" w14:textId="77777777" w:rsidR="00295F9A" w:rsidRDefault="00295F9A" w:rsidP="00295F9A">
      <w:pPr>
        <w:ind w:left="360"/>
        <w:rPr>
          <w:ins w:id="132" w:author="João Mendes Neto" w:date="2016-11-30T07:34:00Z"/>
        </w:rPr>
      </w:pPr>
      <w:ins w:id="133" w:author="João Mendes Neto" w:date="2016-11-30T07:34:00Z">
        <w:r>
          <w:rPr>
            <w:b/>
          </w:rPr>
          <w:t xml:space="preserve">Fluxo Alternativo (2): </w:t>
        </w:r>
        <w:r>
          <w:t>O sistema não acha o filme pesquisado.</w:t>
        </w:r>
      </w:ins>
    </w:p>
    <w:p w14:paraId="12697F46" w14:textId="25AA0FEB" w:rsidR="00295F9A" w:rsidRDefault="00295F9A" w:rsidP="00295F9A">
      <w:pPr>
        <w:rPr>
          <w:ins w:id="134" w:author="Rute Barbalho" w:date="2016-12-11T21:56:00Z"/>
        </w:rPr>
      </w:pPr>
      <w:ins w:id="135" w:author="João Mendes Neto" w:date="2016-11-30T07:34:00Z">
        <w:r>
          <w:t>O sistema informa que o filme não foi encontrado e o caso de uso é encerrado</w:t>
        </w:r>
      </w:ins>
    </w:p>
    <w:p w14:paraId="083182F1" w14:textId="32EE3122" w:rsidR="005606CA" w:rsidRDefault="005606CA" w:rsidP="00295F9A">
      <w:pPr>
        <w:rPr>
          <w:ins w:id="136" w:author="João Mendes Neto" w:date="2016-11-30T07:34:00Z"/>
        </w:rPr>
      </w:pPr>
      <w:ins w:id="137" w:author="Rute Barbalho" w:date="2016-12-11T21:56:00Z">
        <w:r>
          <w:rPr>
            <w:noProof/>
            <w:lang w:eastAsia="pt-BR"/>
          </w:rPr>
          <w:lastRenderedPageBreak/>
          <w:drawing>
            <wp:inline distT="0" distB="0" distL="0" distR="0" wp14:anchorId="76DFAD34" wp14:editId="5ABEF0CA">
              <wp:extent cx="4322308" cy="4581525"/>
              <wp:effectExtent l="0" t="0" r="2540" b="0"/>
              <wp:docPr id="10" name="Imagem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homenew.png"/>
                      <pic:cNvPicPr/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5484" cy="45954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9BFD7A7" w14:textId="77777777" w:rsidR="00295F9A" w:rsidRDefault="00295F9A" w:rsidP="00295F9A"/>
    <w:p w14:paraId="6A09D7D5" w14:textId="77777777" w:rsidR="00AB5EA2" w:rsidRDefault="00AA184C" w:rsidP="00C35780">
      <w:pPr>
        <w:pStyle w:val="Ttulo1"/>
      </w:pPr>
      <w:commentRangeStart w:id="138"/>
      <w:r w:rsidRPr="00C35780">
        <w:t>Comentar filme</w:t>
      </w:r>
      <w:commentRangeEnd w:id="138"/>
      <w:r w:rsidR="00E357E2">
        <w:rPr>
          <w:rStyle w:val="Refdecomentrio"/>
          <w:lang w:eastAsia="en-US"/>
        </w:rPr>
        <w:commentReference w:id="138"/>
      </w:r>
    </w:p>
    <w:p w14:paraId="16A9E3AB" w14:textId="77777777" w:rsidR="00AA184C" w:rsidRDefault="00AA184C">
      <w:pPr>
        <w:ind w:firstLine="708"/>
        <w:pPrChange w:id="139" w:author="João Mendes Neto" w:date="2016-11-30T07:36:00Z">
          <w:pPr>
            <w:pStyle w:val="Ttulo1"/>
            <w:numPr>
              <w:numId w:val="0"/>
            </w:numPr>
            <w:ind w:left="0" w:firstLine="424"/>
          </w:pPr>
        </w:pPrChange>
      </w:pPr>
      <w:r w:rsidRPr="00AB5EA2">
        <w:rPr>
          <w:b/>
        </w:rPr>
        <w:t>Pré</w:t>
      </w:r>
      <w:r>
        <w:t>: Estar autenticado no sistema</w:t>
      </w:r>
      <w:r w:rsidR="004605F7">
        <w:t>.</w:t>
      </w:r>
    </w:p>
    <w:p w14:paraId="0E8FD012" w14:textId="5B120D51" w:rsidR="00AA184C" w:rsidRDefault="00295F9A">
      <w:pPr>
        <w:pPrChange w:id="140" w:author="João Mendes Neto" w:date="2016-11-30T07:36:00Z">
          <w:pPr>
            <w:pStyle w:val="Ttulo1"/>
            <w:numPr>
              <w:numId w:val="0"/>
            </w:numPr>
            <w:ind w:left="0" w:firstLine="0"/>
          </w:pPr>
        </w:pPrChange>
      </w:pPr>
      <w:ins w:id="141" w:author="João Mendes Neto" w:date="2016-11-30T07:36:00Z">
        <w:r>
          <w:tab/>
        </w:r>
      </w:ins>
      <w:commentRangeStart w:id="142"/>
      <w:del w:id="143" w:author="João Mendes Neto" w:date="2016-11-30T07:36:00Z">
        <w:r w:rsidR="00AA184C" w:rsidDel="00295F9A">
          <w:tab/>
        </w:r>
      </w:del>
      <w:del w:id="144" w:author="João Mendes Neto" w:date="2016-10-31T00:02:00Z">
        <w:r w:rsidR="00AB5EA2" w:rsidDel="00601A1A">
          <w:tab/>
        </w:r>
      </w:del>
      <w:r w:rsidR="00AA184C" w:rsidRPr="00C348AC">
        <w:rPr>
          <w:b/>
        </w:rPr>
        <w:t>Pós</w:t>
      </w:r>
      <w:r w:rsidR="00AA184C">
        <w:t>:</w:t>
      </w:r>
      <w:ins w:id="145" w:author="João Mendes Lopes Neto" w:date="2016-06-29T11:01:00Z">
        <w:r w:rsidR="00C93118">
          <w:t xml:space="preserve"> O</w:t>
        </w:r>
      </w:ins>
      <w:del w:id="146" w:author="João Mendes Lopes Neto" w:date="2016-06-29T11:01:00Z">
        <w:r w:rsidR="00AA184C" w:rsidDel="00C93118">
          <w:delText xml:space="preserve"> Apresentar o</w:delText>
        </w:r>
      </w:del>
      <w:r w:rsidR="00AA184C">
        <w:t xml:space="preserve"> comentário </w:t>
      </w:r>
      <w:ins w:id="147" w:author="João Mendes Lopes Neto" w:date="2016-06-29T11:02:00Z">
        <w:r w:rsidR="00C93118">
          <w:t xml:space="preserve">é </w:t>
        </w:r>
      </w:ins>
      <w:ins w:id="148" w:author="João Mendes Lopes Neto" w:date="2016-06-29T11:03:00Z">
        <w:r w:rsidR="00C93118">
          <w:t>criado</w:t>
        </w:r>
      </w:ins>
      <w:ins w:id="149" w:author="João Mendes Neto" w:date="2016-10-30T23:53:00Z">
        <w:r w:rsidR="006C726B">
          <w:t xml:space="preserve"> </w:t>
        </w:r>
      </w:ins>
      <w:del w:id="150" w:author="João Mendes Lopes Neto" w:date="2016-06-29T11:02:00Z">
        <w:r w:rsidR="00AA184C" w:rsidDel="00C93118">
          <w:delText xml:space="preserve">enviado para os outros usuários </w:delText>
        </w:r>
        <w:r w:rsidR="00AB5EA2" w:rsidDel="00C93118">
          <w:delText xml:space="preserve">que visitarem </w:delText>
        </w:r>
      </w:del>
      <w:ins w:id="151" w:author="João Mendes Lopes Neto" w:date="2016-06-29T11:02:00Z">
        <w:r w:rsidR="00C93118">
          <w:t>n</w:t>
        </w:r>
      </w:ins>
      <w:r w:rsidR="00AB5EA2">
        <w:t>a página do filme</w:t>
      </w:r>
      <w:ins w:id="152" w:author="João Mendes Lopes Neto" w:date="2016-06-29T11:07:00Z">
        <w:r w:rsidR="00A34837">
          <w:t>;</w:t>
        </w:r>
      </w:ins>
      <w:ins w:id="153" w:author="João Mendes Lopes Neto" w:date="2016-06-29T11:03:00Z">
        <w:r w:rsidR="00A34837">
          <w:t xml:space="preserve"> u</w:t>
        </w:r>
        <w:r w:rsidR="00C93118">
          <w:t xml:space="preserve">m post </w:t>
        </w:r>
      </w:ins>
      <w:ins w:id="154" w:author="João Mendes Lopes Neto" w:date="2016-06-29T11:04:00Z">
        <w:r w:rsidR="00C93118">
          <w:t>é gerado</w:t>
        </w:r>
      </w:ins>
      <w:del w:id="155" w:author="João Mendes Lopes Neto" w:date="2016-06-29T11:03:00Z">
        <w:r w:rsidR="00AB5EA2" w:rsidDel="00C93118">
          <w:delText>,</w:delText>
        </w:r>
      </w:del>
      <w:del w:id="156" w:author="João Mendes Lopes Neto" w:date="2016-06-29T11:04:00Z">
        <w:r w:rsidR="00AB5EA2" w:rsidDel="00C93118">
          <w:delText xml:space="preserve"> aparecendo</w:delText>
        </w:r>
      </w:del>
      <w:r w:rsidR="00AB5EA2">
        <w:t xml:space="preserve"> na linha do tempo d</w:t>
      </w:r>
      <w:ins w:id="157" w:author="João Mendes Lopes Neto" w:date="2016-06-29T11:04:00Z">
        <w:r w:rsidR="00C93118">
          <w:t>e cada</w:t>
        </w:r>
      </w:ins>
      <w:del w:id="158" w:author="João Mendes Lopes Neto" w:date="2016-06-29T11:04:00Z">
        <w:r w:rsidR="00AB5EA2" w:rsidDel="00C93118">
          <w:delText>os</w:delText>
        </w:r>
      </w:del>
      <w:r w:rsidR="00AB5EA2">
        <w:t xml:space="preserve"> seguidor</w:t>
      </w:r>
      <w:del w:id="159" w:author="João Mendes Lopes Neto" w:date="2016-06-29T11:04:00Z">
        <w:r w:rsidR="00AB5EA2" w:rsidDel="00C93118">
          <w:delText>es</w:delText>
        </w:r>
      </w:del>
      <w:r w:rsidR="00AB5EA2">
        <w:t xml:space="preserve"> d</w:t>
      </w:r>
      <w:ins w:id="160" w:author="João Mendes Neto" w:date="2016-10-30T23:53:00Z">
        <w:r w:rsidR="006C726B">
          <w:t>o</w:t>
        </w:r>
      </w:ins>
      <w:del w:id="161" w:author="João Mendes Neto" w:date="2016-10-30T23:53:00Z">
        <w:r w:rsidR="00AB5EA2" w:rsidDel="006C726B">
          <w:delText>esse</w:delText>
        </w:r>
      </w:del>
      <w:r w:rsidR="00AB5EA2">
        <w:t xml:space="preserve"> usuário</w:t>
      </w:r>
      <w:ins w:id="162" w:author="João Mendes Neto" w:date="2016-10-30T23:53:00Z">
        <w:r w:rsidR="006C726B">
          <w:t xml:space="preserve"> que comentou</w:t>
        </w:r>
      </w:ins>
      <w:r w:rsidR="00AB5EA2">
        <w:t>.</w:t>
      </w:r>
      <w:commentRangeEnd w:id="142"/>
      <w:r w:rsidR="00E357E2">
        <w:rPr>
          <w:rStyle w:val="Refdecomentrio"/>
        </w:rPr>
        <w:commentReference w:id="142"/>
      </w:r>
    </w:p>
    <w:p w14:paraId="3E2DF7D0" w14:textId="77777777" w:rsidR="00AA184C" w:rsidRDefault="00FB44AA" w:rsidP="00C35780">
      <w:r>
        <w:rPr>
          <w:b/>
        </w:rPr>
        <w:t>Fluxo Básico</w:t>
      </w:r>
      <w:r w:rsidR="00AA184C">
        <w:t xml:space="preserve">: </w:t>
      </w:r>
    </w:p>
    <w:p w14:paraId="0488C606" w14:textId="77777777" w:rsidR="00192E7A" w:rsidRDefault="00192E7A" w:rsidP="00192E7A">
      <w:pPr>
        <w:pStyle w:val="PargrafodaLista"/>
        <w:numPr>
          <w:ilvl w:val="0"/>
          <w:numId w:val="5"/>
        </w:numPr>
      </w:pPr>
      <w:r>
        <w:t>Usuário vai até a parte de comentários e digita o comentário.</w:t>
      </w:r>
    </w:p>
    <w:p w14:paraId="0E219765" w14:textId="03D6AFB8" w:rsidR="00192E7A" w:rsidDel="005606CA" w:rsidRDefault="00192E7A" w:rsidP="00192E7A">
      <w:pPr>
        <w:pStyle w:val="PargrafodaLista"/>
        <w:numPr>
          <w:ilvl w:val="0"/>
          <w:numId w:val="5"/>
        </w:numPr>
        <w:rPr>
          <w:del w:id="163" w:author="João Mendes Neto" w:date="2016-11-30T03:45:00Z"/>
        </w:rPr>
      </w:pPr>
      <w:r>
        <w:t xml:space="preserve">O usuário envia o comentário, o sistema registra </w:t>
      </w:r>
      <w:ins w:id="164" w:author="João Mendes Neto" w:date="2016-10-31T00:02:00Z">
        <w:r w:rsidR="00601A1A">
          <w:t>tal</w:t>
        </w:r>
      </w:ins>
      <w:del w:id="165" w:author="João Mendes Neto" w:date="2016-10-31T00:02:00Z">
        <w:r w:rsidDel="00601A1A">
          <w:delText>o comentário</w:delText>
        </w:r>
      </w:del>
      <w:r>
        <w:t xml:space="preserve"> na página e </w:t>
      </w:r>
      <w:del w:id="166" w:author="João Mendes Neto" w:date="2016-10-31T00:02:00Z">
        <w:r w:rsidDel="00DF2809">
          <w:delText>o caso de uso termina</w:delText>
        </w:r>
      </w:del>
      <w:ins w:id="167" w:author="João Mendes Neto" w:date="2016-10-31T00:02:00Z">
        <w:r w:rsidR="00DF2809">
          <w:t>um post na página dos seguidores do usu</w:t>
        </w:r>
      </w:ins>
      <w:ins w:id="168" w:author="João Mendes Neto" w:date="2016-10-31T00:03:00Z">
        <w:r w:rsidR="00DF2809">
          <w:t>ário que fez este comentário é gerado</w:t>
        </w:r>
      </w:ins>
      <w:r>
        <w:t xml:space="preserve">. </w:t>
      </w:r>
    </w:p>
    <w:p w14:paraId="5E1FC65C" w14:textId="77777777" w:rsidR="005606CA" w:rsidRDefault="005606CA">
      <w:pPr>
        <w:pStyle w:val="PargrafodaLista"/>
        <w:numPr>
          <w:ilvl w:val="0"/>
          <w:numId w:val="5"/>
        </w:numPr>
        <w:rPr>
          <w:ins w:id="169" w:author="Rute Barbalho" w:date="2016-12-11T21:57:00Z"/>
        </w:rPr>
        <w:pPrChange w:id="170" w:author="João Mendes Neto" w:date="2016-11-30T03:45:00Z">
          <w:pPr/>
        </w:pPrChange>
      </w:pPr>
    </w:p>
    <w:p w14:paraId="461B0083" w14:textId="675FFB42" w:rsidR="00750DDF" w:rsidRDefault="00750DDF">
      <w:pPr>
        <w:pStyle w:val="PargrafodaLista"/>
        <w:rPr>
          <w:ins w:id="171" w:author="Rute Barbalho" w:date="2016-12-11T21:58:00Z"/>
        </w:rPr>
        <w:pPrChange w:id="172" w:author="Rute Barbalho" w:date="2016-12-11T21:57:00Z">
          <w:pPr>
            <w:pStyle w:val="PargrafodaLista"/>
            <w:numPr>
              <w:numId w:val="5"/>
            </w:numPr>
            <w:ind w:hanging="360"/>
          </w:pPr>
        </w:pPrChange>
      </w:pPr>
    </w:p>
    <w:p w14:paraId="6837113B" w14:textId="5466D0D5" w:rsidR="005606CA" w:rsidRDefault="005606CA">
      <w:pPr>
        <w:pStyle w:val="PargrafodaLista"/>
        <w:rPr>
          <w:ins w:id="173" w:author="João Mendes Neto" w:date="2016-11-30T03:45:00Z"/>
        </w:rPr>
        <w:pPrChange w:id="174" w:author="Rute Barbalho" w:date="2016-12-11T21:57:00Z">
          <w:pPr>
            <w:pStyle w:val="PargrafodaLista"/>
            <w:numPr>
              <w:numId w:val="5"/>
            </w:numPr>
            <w:ind w:hanging="360"/>
          </w:pPr>
        </w:pPrChange>
      </w:pPr>
      <w:ins w:id="175" w:author="Rute Barbalho" w:date="2016-12-11T21:58:00Z">
        <w:r>
          <w:rPr>
            <w:noProof/>
            <w:lang w:eastAsia="pt-BR"/>
          </w:rPr>
          <w:lastRenderedPageBreak/>
          <w:drawing>
            <wp:inline distT="0" distB="0" distL="0" distR="0" wp14:anchorId="0766663B" wp14:editId="75949AB3">
              <wp:extent cx="3848100" cy="3848100"/>
              <wp:effectExtent l="0" t="0" r="0" b="0"/>
              <wp:docPr id="11" name="Imagem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cartaz.png"/>
                      <pic:cNvPicPr/>
                    </pic:nvPicPr>
                    <pic:blipFill>
                      <a:blip r:embed="rId1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48100" cy="3848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802B973" w14:textId="77777777" w:rsidR="005F3C70" w:rsidRDefault="005F3C70" w:rsidP="005F3C70">
      <w:pPr>
        <w:pStyle w:val="PargrafodaLista"/>
        <w:spacing w:after="200" w:line="276" w:lineRule="auto"/>
        <w:jc w:val="left"/>
        <w:rPr>
          <w:ins w:id="176" w:author="João Mendes Neto" w:date="2016-11-30T07:40:00Z"/>
        </w:rPr>
      </w:pPr>
    </w:p>
    <w:p w14:paraId="2B9139D6" w14:textId="77777777" w:rsidR="005F3C70" w:rsidRDefault="005F3C70" w:rsidP="005F3C70">
      <w:pPr>
        <w:pStyle w:val="Ttulo1"/>
        <w:rPr>
          <w:ins w:id="177" w:author="João Mendes Neto" w:date="2016-11-30T07:40:00Z"/>
        </w:rPr>
      </w:pPr>
      <w:commentRangeStart w:id="178"/>
      <w:ins w:id="179" w:author="João Mendes Neto" w:date="2016-11-30T07:40:00Z">
        <w:r>
          <w:t>Marcar como visto</w:t>
        </w:r>
        <w:r w:rsidRPr="00BB0AD0">
          <w:t xml:space="preserve"> </w:t>
        </w:r>
        <w:commentRangeEnd w:id="178"/>
        <w:r>
          <w:rPr>
            <w:rStyle w:val="Refdecomentrio"/>
            <w:lang w:eastAsia="en-US"/>
          </w:rPr>
          <w:commentReference w:id="178"/>
        </w:r>
      </w:ins>
    </w:p>
    <w:p w14:paraId="7D647E09" w14:textId="30A486E2" w:rsidR="005F3C70" w:rsidRPr="000E7360" w:rsidRDefault="005F3C70" w:rsidP="005F3C70">
      <w:pPr>
        <w:ind w:firstLine="708"/>
        <w:rPr>
          <w:ins w:id="180" w:author="João Mendes Neto" w:date="2016-11-30T07:40:00Z"/>
          <w:lang w:eastAsia="pt-BR"/>
        </w:rPr>
      </w:pPr>
      <w:ins w:id="181" w:author="João Mendes Neto" w:date="2016-11-30T07:40:00Z">
        <w:r w:rsidRPr="000E7360">
          <w:rPr>
            <w:b/>
            <w:lang w:eastAsia="pt-BR"/>
          </w:rPr>
          <w:t>Pré</w:t>
        </w:r>
        <w:r>
          <w:rPr>
            <w:b/>
            <w:lang w:eastAsia="pt-BR"/>
          </w:rPr>
          <w:t xml:space="preserve">: </w:t>
        </w:r>
      </w:ins>
      <w:ins w:id="182" w:author="Rute Barbalho" w:date="2016-12-11T21:10:00Z">
        <w:r w:rsidR="00BC3429">
          <w:rPr>
            <w:lang w:eastAsia="pt-BR"/>
          </w:rPr>
          <w:t xml:space="preserve">O filme não </w:t>
        </w:r>
      </w:ins>
      <w:ins w:id="183" w:author="Rute Barbalho" w:date="2016-12-11T21:12:00Z">
        <w:r w:rsidR="00BC3429">
          <w:rPr>
            <w:lang w:eastAsia="pt-BR"/>
          </w:rPr>
          <w:t xml:space="preserve">já </w:t>
        </w:r>
      </w:ins>
      <w:ins w:id="184" w:author="Rute Barbalho" w:date="2016-12-11T21:10:00Z">
        <w:r w:rsidR="00BC3429">
          <w:rPr>
            <w:lang w:eastAsia="pt-BR"/>
          </w:rPr>
          <w:t>estar marcado como visto</w:t>
        </w:r>
      </w:ins>
      <w:ins w:id="185" w:author="Rute Barbalho" w:date="2016-12-11T21:12:00Z">
        <w:r w:rsidR="00BC3429">
          <w:rPr>
            <w:lang w:eastAsia="pt-BR"/>
          </w:rPr>
          <w:t xml:space="preserve"> pelo usuário</w:t>
        </w:r>
      </w:ins>
      <w:ins w:id="186" w:author="Rute Barbalho" w:date="2016-12-11T21:10:00Z">
        <w:r w:rsidR="00BC3429">
          <w:rPr>
            <w:lang w:eastAsia="pt-BR"/>
          </w:rPr>
          <w:t>.</w:t>
        </w:r>
      </w:ins>
      <w:ins w:id="187" w:author="João Mendes Neto" w:date="2016-11-30T07:40:00Z">
        <w:del w:id="188" w:author="Rute Barbalho" w:date="2016-12-11T21:10:00Z">
          <w:r w:rsidDel="00BC3429">
            <w:rPr>
              <w:lang w:eastAsia="pt-BR"/>
            </w:rPr>
            <w:delText>Estar logado no sistema.</w:delText>
          </w:r>
        </w:del>
      </w:ins>
    </w:p>
    <w:p w14:paraId="1344216C" w14:textId="77777777" w:rsidR="005F3C70" w:rsidRPr="00FA03FA" w:rsidRDefault="005F3C70" w:rsidP="005F3C70">
      <w:pPr>
        <w:rPr>
          <w:ins w:id="189" w:author="João Mendes Neto" w:date="2016-11-30T07:40:00Z"/>
        </w:rPr>
      </w:pPr>
      <w:ins w:id="190" w:author="João Mendes Neto" w:date="2016-11-30T07:40:00Z">
        <w:r>
          <w:tab/>
        </w:r>
        <w:r w:rsidRPr="00FA03FA">
          <w:rPr>
            <w:b/>
          </w:rPr>
          <w:t>Pós</w:t>
        </w:r>
        <w:r>
          <w:rPr>
            <w:b/>
          </w:rPr>
          <w:t xml:space="preserve">: </w:t>
        </w:r>
        <w:r>
          <w:t>Filme é adicionado à lista de filmes vistos do usuário, aparecendo na linha do tempo dos seguidores desse usuário e post é gerado na linha do tempo de cada seguidor do usuário que marcou como visto.</w:t>
        </w:r>
      </w:ins>
    </w:p>
    <w:p w14:paraId="37C2F358" w14:textId="77777777" w:rsidR="005F3C70" w:rsidRDefault="005F3C70" w:rsidP="005F3C70">
      <w:pPr>
        <w:rPr>
          <w:ins w:id="191" w:author="João Mendes Neto" w:date="2016-11-30T07:40:00Z"/>
          <w:b/>
          <w:lang w:eastAsia="pt-BR"/>
        </w:rPr>
      </w:pPr>
      <w:ins w:id="192" w:author="João Mendes Neto" w:date="2016-11-30T07:40:00Z">
        <w:r>
          <w:rPr>
            <w:b/>
            <w:lang w:eastAsia="pt-BR"/>
          </w:rPr>
          <w:t>Fluxo Básico:</w:t>
        </w:r>
      </w:ins>
    </w:p>
    <w:p w14:paraId="4CFE38E8" w14:textId="77777777" w:rsidR="005F3C70" w:rsidRDefault="005F3C70" w:rsidP="005F3C70">
      <w:pPr>
        <w:pStyle w:val="PargrafodaLista"/>
        <w:numPr>
          <w:ilvl w:val="0"/>
          <w:numId w:val="21"/>
        </w:numPr>
        <w:spacing w:after="200" w:line="276" w:lineRule="auto"/>
        <w:jc w:val="left"/>
        <w:rPr>
          <w:ins w:id="193" w:author="João Mendes Neto" w:date="2016-11-30T07:40:00Z"/>
        </w:rPr>
      </w:pPr>
      <w:ins w:id="194" w:author="João Mendes Neto" w:date="2016-11-30T07:40:00Z">
        <w:r>
          <w:t xml:space="preserve">Usuário clica na opção </w:t>
        </w:r>
        <w:r w:rsidRPr="00A83235">
          <w:t>"</w:t>
        </w:r>
        <w:r>
          <w:t>marcar como visto</w:t>
        </w:r>
        <w:r w:rsidRPr="00A83235">
          <w:t>"</w:t>
        </w:r>
        <w:r>
          <w:t>.</w:t>
        </w:r>
      </w:ins>
    </w:p>
    <w:p w14:paraId="189799B0" w14:textId="70876E66" w:rsidR="005F3C70" w:rsidRDefault="005F3C70">
      <w:pPr>
        <w:pStyle w:val="PargrafodaLista"/>
        <w:numPr>
          <w:ilvl w:val="0"/>
          <w:numId w:val="21"/>
        </w:numPr>
        <w:spacing w:after="200" w:line="276" w:lineRule="auto"/>
        <w:jc w:val="left"/>
        <w:rPr>
          <w:ins w:id="195" w:author="Rute Barbalho" w:date="2016-12-11T21:58:00Z"/>
        </w:rPr>
        <w:pPrChange w:id="196" w:author="João Mendes Neto" w:date="2016-11-30T11:38:00Z">
          <w:pPr>
            <w:pStyle w:val="PargrafodaLista"/>
            <w:spacing w:after="200" w:line="276" w:lineRule="auto"/>
            <w:jc w:val="left"/>
          </w:pPr>
        </w:pPrChange>
      </w:pPr>
      <w:ins w:id="197" w:author="João Mendes Neto" w:date="2016-11-30T07:40:00Z">
        <w:r>
          <w:t xml:space="preserve">Sistema registra </w:t>
        </w:r>
        <w:r w:rsidR="00802934">
          <w:t>o filme como visto, o mesmo fica disponível na lista de</w:t>
        </w:r>
        <w:r>
          <w:t xml:space="preserve"> filme</w:t>
        </w:r>
      </w:ins>
      <w:ins w:id="198" w:author="João Mendes Neto" w:date="2016-11-30T07:45:00Z">
        <w:r w:rsidR="00802934">
          <w:t>s</w:t>
        </w:r>
      </w:ins>
      <w:ins w:id="199" w:author="João Mendes Neto" w:date="2016-11-30T07:40:00Z">
        <w:r>
          <w:t xml:space="preserve"> visto</w:t>
        </w:r>
      </w:ins>
      <w:ins w:id="200" w:author="João Mendes Neto" w:date="2016-11-30T07:45:00Z">
        <w:r w:rsidR="00802934">
          <w:t>s</w:t>
        </w:r>
      </w:ins>
      <w:ins w:id="201" w:author="João Mendes Neto" w:date="2016-11-30T07:40:00Z">
        <w:r>
          <w:t xml:space="preserve"> pe</w:t>
        </w:r>
        <w:r w:rsidR="00802934">
          <w:t xml:space="preserve">lo usuário </w:t>
        </w:r>
      </w:ins>
      <w:ins w:id="202" w:author="João Mendes Neto" w:date="2016-11-30T07:45:00Z">
        <w:r w:rsidR="00802934">
          <w:rPr>
            <w:lang w:eastAsia="pt-BR"/>
          </w:rPr>
          <w:t>e um post com essa relação de usuário e filme é gerado</w:t>
        </w:r>
        <w:r w:rsidR="00802934">
          <w:t xml:space="preserve"> na linha do tempo de cada seguidor do usuário que marcou como visto</w:t>
        </w:r>
      </w:ins>
      <w:ins w:id="203" w:author="João Mendes Neto" w:date="2016-11-30T07:40:00Z">
        <w:r>
          <w:t>.</w:t>
        </w:r>
      </w:ins>
      <w:ins w:id="204" w:author="João Mendes Neto" w:date="2016-11-30T07:41:00Z">
        <w:r w:rsidRPr="005F3C70">
          <w:t xml:space="preserve"> </w:t>
        </w:r>
      </w:ins>
    </w:p>
    <w:p w14:paraId="16A344F4" w14:textId="10990EE6" w:rsidR="00FE4C6F" w:rsidRDefault="00FE4C6F">
      <w:pPr>
        <w:pStyle w:val="PargrafodaLista"/>
        <w:spacing w:after="200" w:line="276" w:lineRule="auto"/>
        <w:jc w:val="left"/>
        <w:rPr>
          <w:ins w:id="205" w:author="Rute Barbalho" w:date="2016-12-11T21:58:00Z"/>
        </w:rPr>
      </w:pPr>
    </w:p>
    <w:p w14:paraId="5ADD4141" w14:textId="7E5AC1D3" w:rsidR="00FE4C6F" w:rsidRDefault="00FE4C6F">
      <w:pPr>
        <w:pStyle w:val="PargrafodaLista"/>
        <w:spacing w:after="200" w:line="276" w:lineRule="auto"/>
        <w:jc w:val="left"/>
        <w:rPr>
          <w:ins w:id="206" w:author="João Mendes Neto" w:date="2016-11-30T07:41:00Z"/>
        </w:rPr>
      </w:pPr>
      <w:ins w:id="207" w:author="Rute Barbalho" w:date="2016-12-11T21:58:00Z">
        <w:r>
          <w:rPr>
            <w:noProof/>
            <w:lang w:eastAsia="pt-BR"/>
          </w:rPr>
          <w:lastRenderedPageBreak/>
          <w:drawing>
            <wp:inline distT="0" distB="0" distL="0" distR="0" wp14:anchorId="7ACAB15D" wp14:editId="59529210">
              <wp:extent cx="3905250" cy="3905250"/>
              <wp:effectExtent l="0" t="0" r="0" b="0"/>
              <wp:docPr id="12" name="Imagem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cartaz.png"/>
                      <pic:cNvPicPr/>
                    </pic:nvPicPr>
                    <pic:blipFill>
                      <a:blip r:embed="rId1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05250" cy="3905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FC0FFC0" w14:textId="77777777" w:rsidR="005F3C70" w:rsidRDefault="005F3C70" w:rsidP="005F3C70">
      <w:pPr>
        <w:pStyle w:val="PargrafodaLista"/>
        <w:spacing w:after="200" w:line="276" w:lineRule="auto"/>
        <w:jc w:val="left"/>
        <w:rPr>
          <w:ins w:id="208" w:author="João Mendes Neto" w:date="2016-11-30T07:41:00Z"/>
        </w:rPr>
      </w:pPr>
    </w:p>
    <w:p w14:paraId="0AEFB05C" w14:textId="77777777" w:rsidR="005F3C70" w:rsidRDefault="005F3C70" w:rsidP="005F3C70">
      <w:pPr>
        <w:pStyle w:val="Ttulo1"/>
        <w:rPr>
          <w:ins w:id="209" w:author="João Mendes Neto" w:date="2016-11-30T07:41:00Z"/>
        </w:rPr>
      </w:pPr>
      <w:commentRangeStart w:id="210"/>
      <w:ins w:id="211" w:author="João Mendes Neto" w:date="2016-11-30T07:41:00Z">
        <w:r>
          <w:t>Favoritar</w:t>
        </w:r>
        <w:r w:rsidRPr="00BB0AD0">
          <w:t xml:space="preserve"> </w:t>
        </w:r>
        <w:commentRangeEnd w:id="210"/>
        <w:r>
          <w:rPr>
            <w:rStyle w:val="Refdecomentrio"/>
            <w:lang w:eastAsia="en-US"/>
          </w:rPr>
          <w:commentReference w:id="210"/>
        </w:r>
      </w:ins>
    </w:p>
    <w:p w14:paraId="284D6E79" w14:textId="4A1B4DB1" w:rsidR="005F3C70" w:rsidRPr="000E7360" w:rsidRDefault="005F3C70" w:rsidP="005F3C70">
      <w:pPr>
        <w:ind w:firstLine="708"/>
        <w:rPr>
          <w:ins w:id="212" w:author="João Mendes Neto" w:date="2016-11-30T07:41:00Z"/>
          <w:lang w:eastAsia="pt-BR"/>
        </w:rPr>
      </w:pPr>
      <w:ins w:id="213" w:author="João Mendes Neto" w:date="2016-11-30T07:41:00Z">
        <w:r w:rsidRPr="000E7360">
          <w:rPr>
            <w:b/>
            <w:lang w:eastAsia="pt-BR"/>
          </w:rPr>
          <w:t>Pré</w:t>
        </w:r>
        <w:r>
          <w:rPr>
            <w:b/>
            <w:lang w:eastAsia="pt-BR"/>
          </w:rPr>
          <w:t>:</w:t>
        </w:r>
        <w:del w:id="214" w:author="Rute Barbalho" w:date="2016-12-11T21:12:00Z">
          <w:r w:rsidDel="00BC3429">
            <w:rPr>
              <w:b/>
              <w:lang w:eastAsia="pt-BR"/>
            </w:rPr>
            <w:delText xml:space="preserve"> </w:delText>
          </w:r>
        </w:del>
      </w:ins>
      <w:ins w:id="215" w:author="Rute Barbalho" w:date="2016-12-11T21:12:00Z">
        <w:r w:rsidR="00BC3429">
          <w:rPr>
            <w:b/>
            <w:lang w:eastAsia="pt-BR"/>
          </w:rPr>
          <w:t xml:space="preserve"> </w:t>
        </w:r>
        <w:r w:rsidR="00BC3429">
          <w:rPr>
            <w:lang w:eastAsia="pt-BR"/>
          </w:rPr>
          <w:t>O filme não já estar marcado como favorito pelo usuário.</w:t>
        </w:r>
      </w:ins>
      <w:ins w:id="216" w:author="João Mendes Neto" w:date="2016-11-30T07:41:00Z">
        <w:del w:id="217" w:author="Rute Barbalho" w:date="2016-12-11T21:12:00Z">
          <w:r w:rsidDel="00BC3429">
            <w:rPr>
              <w:lang w:eastAsia="pt-BR"/>
            </w:rPr>
            <w:delText>Estar logado no sistema.</w:delText>
          </w:r>
        </w:del>
      </w:ins>
    </w:p>
    <w:p w14:paraId="3D93E283" w14:textId="77777777" w:rsidR="005F3C70" w:rsidRDefault="005F3C70" w:rsidP="005F3C70">
      <w:pPr>
        <w:rPr>
          <w:ins w:id="218" w:author="João Mendes Neto" w:date="2016-11-30T07:41:00Z"/>
          <w:b/>
          <w:lang w:eastAsia="pt-BR"/>
        </w:rPr>
      </w:pPr>
      <w:ins w:id="219" w:author="João Mendes Neto" w:date="2016-11-30T07:41:00Z">
        <w:r>
          <w:tab/>
        </w:r>
        <w:r w:rsidRPr="00FA03FA">
          <w:rPr>
            <w:b/>
          </w:rPr>
          <w:t>Pós</w:t>
        </w:r>
        <w:r>
          <w:rPr>
            <w:b/>
          </w:rPr>
          <w:t xml:space="preserve">: </w:t>
        </w:r>
        <w:r>
          <w:t>Filme é adicionado à lista de favoritos do usuário e post é gerado na linha do tempo de cada seguidor do usuário que favoritou.</w:t>
        </w:r>
      </w:ins>
    </w:p>
    <w:p w14:paraId="6D658B29" w14:textId="77777777" w:rsidR="005F3C70" w:rsidRDefault="005F3C70" w:rsidP="005F3C70">
      <w:pPr>
        <w:rPr>
          <w:ins w:id="220" w:author="João Mendes Neto" w:date="2016-11-30T07:41:00Z"/>
          <w:b/>
          <w:lang w:eastAsia="pt-BR"/>
        </w:rPr>
      </w:pPr>
      <w:ins w:id="221" w:author="João Mendes Neto" w:date="2016-11-30T07:41:00Z">
        <w:r>
          <w:rPr>
            <w:b/>
            <w:lang w:eastAsia="pt-BR"/>
          </w:rPr>
          <w:t xml:space="preserve">Fluxo Básico: </w:t>
        </w:r>
      </w:ins>
    </w:p>
    <w:p w14:paraId="6B98A059" w14:textId="77777777" w:rsidR="005F3C70" w:rsidRDefault="005F3C70" w:rsidP="005F3C70">
      <w:pPr>
        <w:pStyle w:val="PargrafodaLista"/>
        <w:numPr>
          <w:ilvl w:val="0"/>
          <w:numId w:val="22"/>
        </w:numPr>
        <w:rPr>
          <w:ins w:id="222" w:author="João Mendes Neto" w:date="2016-11-30T07:41:00Z"/>
          <w:lang w:eastAsia="pt-BR"/>
        </w:rPr>
      </w:pPr>
      <w:ins w:id="223" w:author="João Mendes Neto" w:date="2016-11-30T07:41:00Z">
        <w:r>
          <w:rPr>
            <w:lang w:eastAsia="pt-BR"/>
          </w:rPr>
          <w:t xml:space="preserve">Usuário clica na opção </w:t>
        </w:r>
        <w:r w:rsidRPr="003E0E66">
          <w:rPr>
            <w:lang w:eastAsia="pt-BR"/>
          </w:rPr>
          <w:t>"</w:t>
        </w:r>
        <w:r>
          <w:rPr>
            <w:lang w:eastAsia="pt-BR"/>
          </w:rPr>
          <w:t>favoritar</w:t>
        </w:r>
        <w:r w:rsidRPr="003E0E66">
          <w:rPr>
            <w:lang w:eastAsia="pt-BR"/>
          </w:rPr>
          <w:t>"</w:t>
        </w:r>
        <w:r>
          <w:rPr>
            <w:lang w:eastAsia="pt-BR"/>
          </w:rPr>
          <w:t>.</w:t>
        </w:r>
      </w:ins>
    </w:p>
    <w:p w14:paraId="29723B42" w14:textId="4FBA59FC" w:rsidR="00E01A20" w:rsidRDefault="005F3C70">
      <w:pPr>
        <w:pStyle w:val="PargrafodaLista"/>
        <w:numPr>
          <w:ilvl w:val="0"/>
          <w:numId w:val="22"/>
        </w:numPr>
        <w:rPr>
          <w:ins w:id="224" w:author="Rute Barbalho" w:date="2016-12-11T21:58:00Z"/>
          <w:lang w:eastAsia="pt-BR"/>
        </w:rPr>
        <w:pPrChange w:id="225" w:author="João Mendes Neto" w:date="2016-11-30T07:42:00Z">
          <w:pPr>
            <w:pStyle w:val="PargrafodaLista"/>
          </w:pPr>
        </w:pPrChange>
      </w:pPr>
      <w:ins w:id="226" w:author="João Mendes Neto" w:date="2016-11-30T07:41:00Z">
        <w:r>
          <w:rPr>
            <w:lang w:eastAsia="pt-BR"/>
          </w:rPr>
          <w:t>Sistema registra o fil</w:t>
        </w:r>
        <w:r w:rsidR="00AD4724">
          <w:rPr>
            <w:lang w:eastAsia="pt-BR"/>
          </w:rPr>
          <w:t xml:space="preserve">me como favorito pelo usuário, o filme </w:t>
        </w:r>
        <w:r>
          <w:rPr>
            <w:lang w:eastAsia="pt-BR"/>
          </w:rPr>
          <w:t xml:space="preserve">entra na lista de favoritos do </w:t>
        </w:r>
        <w:r w:rsidR="00AD4724">
          <w:rPr>
            <w:lang w:eastAsia="pt-BR"/>
          </w:rPr>
          <w:t>usuário e um post com essa relaç</w:t>
        </w:r>
      </w:ins>
      <w:ins w:id="227" w:author="João Mendes Neto" w:date="2016-11-30T07:42:00Z">
        <w:r w:rsidR="00AD4724">
          <w:rPr>
            <w:lang w:eastAsia="pt-BR"/>
          </w:rPr>
          <w:t>ão de usuário e filme é gerado</w:t>
        </w:r>
      </w:ins>
      <w:ins w:id="228" w:author="João Mendes Neto" w:date="2016-11-30T07:44:00Z">
        <w:r w:rsidR="00802934">
          <w:t xml:space="preserve"> na linha do tempo de cada seguidor do usuário que favoritou.</w:t>
        </w:r>
      </w:ins>
    </w:p>
    <w:p w14:paraId="3B1B0126" w14:textId="1607D82A" w:rsidR="00FE4C6F" w:rsidRDefault="00FE4C6F">
      <w:pPr>
        <w:pStyle w:val="PargrafodaLista"/>
        <w:rPr>
          <w:ins w:id="229" w:author="Rute Barbalho" w:date="2016-12-11T21:58:00Z"/>
        </w:rPr>
      </w:pPr>
    </w:p>
    <w:p w14:paraId="45FC7011" w14:textId="187FC238" w:rsidR="00FE4C6F" w:rsidRDefault="00FE4C6F">
      <w:pPr>
        <w:pStyle w:val="PargrafodaLista"/>
        <w:rPr>
          <w:ins w:id="230" w:author="João Mendes Neto" w:date="2016-11-30T07:51:00Z"/>
          <w:lang w:eastAsia="pt-BR"/>
        </w:rPr>
      </w:pPr>
      <w:ins w:id="231" w:author="Rute Barbalho" w:date="2016-12-11T21:59:00Z">
        <w:r>
          <w:rPr>
            <w:noProof/>
            <w:lang w:eastAsia="pt-BR"/>
          </w:rPr>
          <w:lastRenderedPageBreak/>
          <w:drawing>
            <wp:inline distT="0" distB="0" distL="0" distR="0" wp14:anchorId="784A8B39" wp14:editId="0588FAF5">
              <wp:extent cx="4229100" cy="4229100"/>
              <wp:effectExtent l="0" t="0" r="0" b="0"/>
              <wp:docPr id="14" name="Imagem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cartaz.png"/>
                      <pic:cNvPicPr/>
                    </pic:nvPicPr>
                    <pic:blipFill>
                      <a:blip r:embed="rId2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29100" cy="4229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E5C4B7C" w14:textId="1FE64F33" w:rsidR="00E01A20" w:rsidRDefault="00E01A20" w:rsidP="00E01A20">
      <w:pPr>
        <w:pStyle w:val="PargrafodaLista"/>
        <w:rPr>
          <w:ins w:id="232" w:author="João Mendes Neto" w:date="2016-11-30T07:42:00Z"/>
          <w:lang w:eastAsia="pt-BR"/>
        </w:rPr>
      </w:pPr>
    </w:p>
    <w:p w14:paraId="3C24B4D0" w14:textId="77777777" w:rsidR="00157A0D" w:rsidRDefault="00157A0D" w:rsidP="00157A0D">
      <w:pPr>
        <w:pStyle w:val="Ttulo1"/>
        <w:rPr>
          <w:ins w:id="233" w:author="João Mendes Neto" w:date="2016-11-30T07:48:00Z"/>
        </w:rPr>
      </w:pPr>
      <w:commentRangeStart w:id="234"/>
      <w:ins w:id="235" w:author="João Mendes Neto" w:date="2016-11-30T07:48:00Z">
        <w:r>
          <w:t>Adicionar à lista de interesse</w:t>
        </w:r>
        <w:r w:rsidRPr="00BB0AD0">
          <w:t xml:space="preserve"> </w:t>
        </w:r>
        <w:commentRangeEnd w:id="234"/>
        <w:r>
          <w:rPr>
            <w:rStyle w:val="Refdecomentrio"/>
            <w:lang w:eastAsia="en-US"/>
          </w:rPr>
          <w:commentReference w:id="234"/>
        </w:r>
      </w:ins>
    </w:p>
    <w:p w14:paraId="673966C7" w14:textId="107F5D93" w:rsidR="00157A0D" w:rsidRPr="000E7360" w:rsidRDefault="00157A0D" w:rsidP="00157A0D">
      <w:pPr>
        <w:ind w:firstLine="708"/>
        <w:rPr>
          <w:ins w:id="236" w:author="João Mendes Neto" w:date="2016-11-30T07:48:00Z"/>
          <w:lang w:eastAsia="pt-BR"/>
        </w:rPr>
      </w:pPr>
      <w:ins w:id="237" w:author="João Mendes Neto" w:date="2016-11-30T07:48:00Z">
        <w:r w:rsidRPr="000E7360">
          <w:rPr>
            <w:b/>
            <w:lang w:eastAsia="pt-BR"/>
          </w:rPr>
          <w:t>Pré</w:t>
        </w:r>
        <w:r>
          <w:rPr>
            <w:b/>
            <w:lang w:eastAsia="pt-BR"/>
          </w:rPr>
          <w:t xml:space="preserve">: </w:t>
        </w:r>
      </w:ins>
      <w:ins w:id="238" w:author="Rute Barbalho" w:date="2016-12-11T21:13:00Z">
        <w:r w:rsidR="00BC3429">
          <w:rPr>
            <w:lang w:eastAsia="pt-BR"/>
          </w:rPr>
          <w:t>O filme não já estar marcado como interesse em ver pelo usuário.</w:t>
        </w:r>
      </w:ins>
      <w:ins w:id="239" w:author="João Mendes Neto" w:date="2016-11-30T07:48:00Z">
        <w:del w:id="240" w:author="Rute Barbalho" w:date="2016-12-11T21:13:00Z">
          <w:r w:rsidDel="00BC3429">
            <w:rPr>
              <w:lang w:eastAsia="pt-BR"/>
            </w:rPr>
            <w:delText>Estar logado no sistema.</w:delText>
          </w:r>
        </w:del>
      </w:ins>
    </w:p>
    <w:p w14:paraId="2028CA9E" w14:textId="77777777" w:rsidR="00157A0D" w:rsidRPr="00FA03FA" w:rsidRDefault="00157A0D" w:rsidP="00157A0D">
      <w:pPr>
        <w:rPr>
          <w:ins w:id="241" w:author="João Mendes Neto" w:date="2016-11-30T07:48:00Z"/>
        </w:rPr>
      </w:pPr>
      <w:ins w:id="242" w:author="João Mendes Neto" w:date="2016-11-30T07:48:00Z">
        <w:r>
          <w:tab/>
        </w:r>
        <w:r w:rsidRPr="00FA03FA">
          <w:rPr>
            <w:b/>
          </w:rPr>
          <w:t>Pós</w:t>
        </w:r>
        <w:r>
          <w:rPr>
            <w:b/>
          </w:rPr>
          <w:t xml:space="preserve">: </w:t>
        </w:r>
        <w:r>
          <w:t>Filme é adicionado à lista de interesse do usuário, e post é gerado na linha do tempo de cada seguidor do usuário que adicionou à lista de interesse.</w:t>
        </w:r>
        <w:r w:rsidDel="00227B8B">
          <w:t xml:space="preserve"> </w:t>
        </w:r>
      </w:ins>
    </w:p>
    <w:p w14:paraId="57F1DF92" w14:textId="77777777" w:rsidR="00157A0D" w:rsidRPr="003E0E66" w:rsidRDefault="00157A0D" w:rsidP="00157A0D">
      <w:pPr>
        <w:rPr>
          <w:ins w:id="243" w:author="João Mendes Neto" w:date="2016-11-30T07:48:00Z"/>
          <w:b/>
          <w:lang w:eastAsia="pt-BR"/>
        </w:rPr>
      </w:pPr>
      <w:ins w:id="244" w:author="João Mendes Neto" w:date="2016-11-30T07:48:00Z">
        <w:r>
          <w:rPr>
            <w:b/>
            <w:lang w:eastAsia="pt-BR"/>
          </w:rPr>
          <w:t>Fluxo Básico:</w:t>
        </w:r>
      </w:ins>
    </w:p>
    <w:p w14:paraId="751ACB83" w14:textId="77777777" w:rsidR="00157A0D" w:rsidRDefault="00157A0D" w:rsidP="00157A0D">
      <w:pPr>
        <w:pStyle w:val="PargrafodaLista"/>
        <w:numPr>
          <w:ilvl w:val="0"/>
          <w:numId w:val="23"/>
        </w:numPr>
        <w:rPr>
          <w:ins w:id="245" w:author="João Mendes Neto" w:date="2016-11-30T07:48:00Z"/>
          <w:lang w:eastAsia="pt-BR"/>
        </w:rPr>
      </w:pPr>
      <w:ins w:id="246" w:author="João Mendes Neto" w:date="2016-11-30T07:48:00Z">
        <w:r>
          <w:rPr>
            <w:lang w:eastAsia="pt-BR"/>
          </w:rPr>
          <w:t xml:space="preserve">Usuário clica na opção de </w:t>
        </w:r>
        <w:r w:rsidRPr="003E0E66">
          <w:rPr>
            <w:lang w:eastAsia="pt-BR"/>
          </w:rPr>
          <w:t>"</w:t>
        </w:r>
        <w:r>
          <w:rPr>
            <w:lang w:eastAsia="pt-BR"/>
          </w:rPr>
          <w:t>adicionar a lista de interesse</w:t>
        </w:r>
        <w:r w:rsidRPr="003E0E66">
          <w:rPr>
            <w:lang w:eastAsia="pt-BR"/>
          </w:rPr>
          <w:t>"</w:t>
        </w:r>
        <w:r>
          <w:rPr>
            <w:lang w:eastAsia="pt-BR"/>
          </w:rPr>
          <w:t>.</w:t>
        </w:r>
      </w:ins>
    </w:p>
    <w:p w14:paraId="1FFE5AE0" w14:textId="731031B0" w:rsidR="00157A0D" w:rsidRDefault="00157A0D" w:rsidP="00157A0D">
      <w:pPr>
        <w:pStyle w:val="PargrafodaLista"/>
        <w:numPr>
          <w:ilvl w:val="0"/>
          <w:numId w:val="23"/>
        </w:numPr>
        <w:rPr>
          <w:ins w:id="247" w:author="Rute Barbalho" w:date="2016-12-11T21:59:00Z"/>
          <w:lang w:eastAsia="pt-BR"/>
        </w:rPr>
      </w:pPr>
      <w:ins w:id="248" w:author="João Mendes Neto" w:date="2016-11-30T07:48:00Z">
        <w:r>
          <w:rPr>
            <w:lang w:eastAsia="pt-BR"/>
          </w:rPr>
          <w:t>Sistema registra a ação, filme é adicionado à lista de interesse do usuário e um post com essa relação de usuário e filme é gerado</w:t>
        </w:r>
        <w:r>
          <w:t xml:space="preserve"> na linha do tempo de cada seguidor do usuário que adicionou à lista de interesse</w:t>
        </w:r>
        <w:r>
          <w:rPr>
            <w:lang w:eastAsia="pt-BR"/>
          </w:rPr>
          <w:t>.</w:t>
        </w:r>
      </w:ins>
    </w:p>
    <w:p w14:paraId="4F4F1EFA" w14:textId="2BF6B313" w:rsidR="00FE4C6F" w:rsidRDefault="00FE4C6F">
      <w:pPr>
        <w:rPr>
          <w:ins w:id="249" w:author="João Mendes Neto" w:date="2016-11-30T07:48:00Z"/>
          <w:lang w:eastAsia="pt-BR"/>
        </w:rPr>
        <w:pPrChange w:id="250" w:author="Rute Barbalho" w:date="2016-12-11T21:59:00Z">
          <w:pPr>
            <w:pStyle w:val="PargrafodaLista"/>
            <w:numPr>
              <w:numId w:val="23"/>
            </w:numPr>
            <w:ind w:hanging="360"/>
          </w:pPr>
        </w:pPrChange>
      </w:pPr>
      <w:ins w:id="251" w:author="Rute Barbalho" w:date="2016-12-11T21:59:00Z">
        <w:r>
          <w:rPr>
            <w:noProof/>
            <w:lang w:eastAsia="pt-BR"/>
          </w:rPr>
          <w:lastRenderedPageBreak/>
          <w:drawing>
            <wp:inline distT="0" distB="0" distL="0" distR="0" wp14:anchorId="3240A403" wp14:editId="43E22DCB">
              <wp:extent cx="4305300" cy="4305300"/>
              <wp:effectExtent l="0" t="0" r="0" b="0"/>
              <wp:docPr id="15" name="Imagem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cartaz.png"/>
                      <pic:cNvPicPr/>
                    </pic:nvPicPr>
                    <pic:blipFill>
                      <a:blip r:embed="rId2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05300" cy="4305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1790B60" w14:textId="77777777" w:rsidR="00650743" w:rsidRDefault="00650743" w:rsidP="00650743">
      <w:pPr>
        <w:rPr>
          <w:ins w:id="252" w:author="João Mendes Neto" w:date="2016-11-30T07:52:00Z"/>
          <w:lang w:eastAsia="pt-BR"/>
        </w:rPr>
      </w:pPr>
    </w:p>
    <w:p w14:paraId="7BB65663" w14:textId="77777777" w:rsidR="00650743" w:rsidRDefault="00650743" w:rsidP="00650743">
      <w:pPr>
        <w:pStyle w:val="Ttulo1"/>
        <w:rPr>
          <w:ins w:id="253" w:author="João Mendes Neto" w:date="2016-11-30T07:52:00Z"/>
        </w:rPr>
      </w:pPr>
      <w:commentRangeStart w:id="254"/>
      <w:ins w:id="255" w:author="João Mendes Neto" w:date="2016-11-30T07:52:00Z">
        <w:r>
          <w:t xml:space="preserve">Avaliar filme </w:t>
        </w:r>
        <w:commentRangeEnd w:id="254"/>
        <w:r>
          <w:rPr>
            <w:rStyle w:val="Refdecomentrio"/>
            <w:lang w:eastAsia="en-US"/>
          </w:rPr>
          <w:commentReference w:id="254"/>
        </w:r>
      </w:ins>
    </w:p>
    <w:p w14:paraId="1D1CFF1D" w14:textId="77777777" w:rsidR="00650743" w:rsidRPr="000E7360" w:rsidRDefault="00650743" w:rsidP="00650743">
      <w:pPr>
        <w:ind w:firstLine="708"/>
        <w:rPr>
          <w:ins w:id="256" w:author="João Mendes Neto" w:date="2016-11-30T07:52:00Z"/>
          <w:lang w:eastAsia="pt-BR"/>
        </w:rPr>
      </w:pPr>
      <w:ins w:id="257" w:author="João Mendes Neto" w:date="2016-11-30T07:52:00Z">
        <w:r w:rsidRPr="000E7360">
          <w:rPr>
            <w:b/>
            <w:lang w:eastAsia="pt-BR"/>
          </w:rPr>
          <w:t>Pré</w:t>
        </w:r>
        <w:r>
          <w:rPr>
            <w:b/>
            <w:lang w:eastAsia="pt-BR"/>
          </w:rPr>
          <w:t xml:space="preserve">: </w:t>
        </w:r>
        <w:r>
          <w:rPr>
            <w:lang w:eastAsia="pt-BR"/>
          </w:rPr>
          <w:t>Estar logado no sistema.</w:t>
        </w:r>
      </w:ins>
    </w:p>
    <w:p w14:paraId="7C73CBC8" w14:textId="77777777" w:rsidR="00650743" w:rsidRPr="00FA03FA" w:rsidRDefault="00650743" w:rsidP="00650743">
      <w:pPr>
        <w:rPr>
          <w:ins w:id="258" w:author="João Mendes Neto" w:date="2016-11-30T07:52:00Z"/>
        </w:rPr>
      </w:pPr>
      <w:ins w:id="259" w:author="João Mendes Neto" w:date="2016-11-30T07:52:00Z">
        <w:r>
          <w:tab/>
        </w:r>
        <w:r w:rsidRPr="00FA03FA">
          <w:rPr>
            <w:b/>
          </w:rPr>
          <w:t>Pós</w:t>
        </w:r>
        <w:r>
          <w:rPr>
            <w:b/>
          </w:rPr>
          <w:t xml:space="preserve">: </w:t>
        </w:r>
        <w:r>
          <w:t>Avaliação média do filme muda, aparecendo na linha do tempo dos seguidores desse usuário e post é gerado na linha do tempo de cada seguidor do usuário que avaliou.</w:t>
        </w:r>
      </w:ins>
    </w:p>
    <w:p w14:paraId="015DA61B" w14:textId="77777777" w:rsidR="00650743" w:rsidRPr="00A83235" w:rsidRDefault="00650743" w:rsidP="00650743">
      <w:pPr>
        <w:rPr>
          <w:ins w:id="260" w:author="João Mendes Neto" w:date="2016-11-30T07:52:00Z"/>
          <w:b/>
          <w:lang w:eastAsia="pt-BR"/>
        </w:rPr>
      </w:pPr>
      <w:ins w:id="261" w:author="João Mendes Neto" w:date="2016-11-30T07:52:00Z">
        <w:r>
          <w:rPr>
            <w:b/>
            <w:lang w:eastAsia="pt-BR"/>
          </w:rPr>
          <w:t>Fluxo Básico:</w:t>
        </w:r>
      </w:ins>
    </w:p>
    <w:p w14:paraId="00BA0366" w14:textId="77777777" w:rsidR="00650743" w:rsidRDefault="00650743" w:rsidP="00650743">
      <w:pPr>
        <w:pStyle w:val="PargrafodaLista"/>
        <w:numPr>
          <w:ilvl w:val="0"/>
          <w:numId w:val="20"/>
        </w:numPr>
        <w:spacing w:after="200" w:line="276" w:lineRule="auto"/>
        <w:jc w:val="left"/>
        <w:rPr>
          <w:ins w:id="262" w:author="João Mendes Neto" w:date="2016-11-30T07:52:00Z"/>
        </w:rPr>
      </w:pPr>
      <w:ins w:id="263" w:author="João Mendes Neto" w:date="2016-11-30T07:52:00Z">
        <w:r>
          <w:t>Usuário seleciona a avaliação que deseja fazer sobre o filme.</w:t>
        </w:r>
      </w:ins>
    </w:p>
    <w:p w14:paraId="7B210C43" w14:textId="77777777" w:rsidR="00650743" w:rsidRDefault="00650743" w:rsidP="00650743">
      <w:pPr>
        <w:pStyle w:val="PargrafodaLista"/>
        <w:numPr>
          <w:ilvl w:val="0"/>
          <w:numId w:val="20"/>
        </w:numPr>
        <w:spacing w:after="200" w:line="276" w:lineRule="auto"/>
        <w:jc w:val="left"/>
        <w:rPr>
          <w:ins w:id="264" w:author="João Mendes Neto" w:date="2016-11-30T07:52:00Z"/>
          <w:lang w:eastAsia="pt-BR"/>
        </w:rPr>
      </w:pPr>
      <w:ins w:id="265" w:author="João Mendes Neto" w:date="2016-11-30T07:52:00Z">
        <w:r>
          <w:t xml:space="preserve">Sistema registra avaliação, nova média de avaliação do filme é exibida, </w:t>
        </w:r>
        <w:r>
          <w:rPr>
            <w:lang w:eastAsia="pt-BR"/>
          </w:rPr>
          <w:t>e um post com essa relação de usuário e filme é gerado</w:t>
        </w:r>
        <w:r>
          <w:t xml:space="preserve"> na linha do tempo de cada seguidor do usuário que avaliou.</w:t>
        </w:r>
      </w:ins>
    </w:p>
    <w:p w14:paraId="7BF107A2" w14:textId="21745ECE" w:rsidR="00157A0D" w:rsidRDefault="005C40B4" w:rsidP="00157A0D">
      <w:pPr>
        <w:pStyle w:val="PargrafodaLista"/>
        <w:rPr>
          <w:ins w:id="266" w:author="Rute Barbalho" w:date="2016-12-11T22:05:00Z"/>
        </w:rPr>
      </w:pPr>
      <w:ins w:id="267" w:author="João Mendes Neto" w:date="2016-11-30T07:52:00Z">
        <w:r>
          <w:t>23</w:t>
        </w:r>
      </w:ins>
    </w:p>
    <w:p w14:paraId="0865CD38" w14:textId="3A43BDBC" w:rsidR="00FE4C6F" w:rsidRDefault="00FE4C6F" w:rsidP="00157A0D">
      <w:pPr>
        <w:pStyle w:val="PargrafodaLista"/>
        <w:rPr>
          <w:ins w:id="268" w:author="Rute Barbalho" w:date="2016-12-11T22:05:00Z"/>
        </w:rPr>
      </w:pPr>
    </w:p>
    <w:p w14:paraId="53D2AFF6" w14:textId="48B07327" w:rsidR="00FE4C6F" w:rsidRDefault="00FE4C6F" w:rsidP="00157A0D">
      <w:pPr>
        <w:pStyle w:val="PargrafodaLista"/>
        <w:rPr>
          <w:ins w:id="269" w:author="João Mendes Neto" w:date="2016-11-30T07:48:00Z"/>
        </w:rPr>
      </w:pPr>
      <w:ins w:id="270" w:author="Rute Barbalho" w:date="2016-12-11T22:05:00Z">
        <w:r>
          <w:rPr>
            <w:noProof/>
            <w:lang w:eastAsia="pt-BR"/>
          </w:rPr>
          <w:lastRenderedPageBreak/>
          <w:drawing>
            <wp:inline distT="0" distB="0" distL="0" distR="0" wp14:anchorId="343E7184" wp14:editId="2F480E1E">
              <wp:extent cx="3886200" cy="3886200"/>
              <wp:effectExtent l="0" t="0" r="0" b="0"/>
              <wp:docPr id="17" name="Imagem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" name="cartaz.png"/>
                      <pic:cNvPicPr/>
                    </pic:nvPicPr>
                    <pic:blipFill>
                      <a:blip r:embed="rId2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86200" cy="3886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F4FB3DF" w14:textId="77777777" w:rsidR="00A21B81" w:rsidRDefault="00A21B81" w:rsidP="00A21B81">
      <w:pPr>
        <w:pStyle w:val="Ttulo1"/>
        <w:rPr>
          <w:ins w:id="271" w:author="João Mendes Neto" w:date="2016-11-30T07:46:00Z"/>
        </w:rPr>
      </w:pPr>
      <w:ins w:id="272" w:author="João Mendes Neto" w:date="2016-11-30T07:46:00Z">
        <w:r>
          <w:t>Ver o perfil de um usuário</w:t>
        </w:r>
      </w:ins>
    </w:p>
    <w:p w14:paraId="4FB4427C" w14:textId="77777777" w:rsidR="00A21B81" w:rsidRDefault="00A21B81" w:rsidP="00A21B81">
      <w:pPr>
        <w:ind w:left="708"/>
        <w:rPr>
          <w:ins w:id="273" w:author="João Mendes Neto" w:date="2016-11-30T07:46:00Z"/>
          <w:lang w:eastAsia="pt-BR"/>
        </w:rPr>
      </w:pPr>
      <w:ins w:id="274" w:author="João Mendes Neto" w:date="2016-11-30T07:46:00Z">
        <w:r>
          <w:rPr>
            <w:b/>
            <w:lang w:eastAsia="pt-BR"/>
          </w:rPr>
          <w:t xml:space="preserve">Pré: </w:t>
        </w:r>
        <w:r w:rsidRPr="008C4632">
          <w:rPr>
            <w:lang w:eastAsia="pt-BR"/>
          </w:rPr>
          <w:t>Não há</w:t>
        </w:r>
        <w:r>
          <w:rPr>
            <w:i/>
            <w:lang w:eastAsia="pt-BR"/>
          </w:rPr>
          <w:t xml:space="preserve"> pré-</w:t>
        </w:r>
        <w:r w:rsidRPr="007F76C0">
          <w:rPr>
            <w:i/>
            <w:lang w:eastAsia="pt-BR"/>
          </w:rPr>
          <w:t>condições</w:t>
        </w:r>
      </w:ins>
    </w:p>
    <w:p w14:paraId="51676C08" w14:textId="77777777" w:rsidR="00A21B81" w:rsidRDefault="00A21B81" w:rsidP="00A21B81">
      <w:pPr>
        <w:ind w:left="708"/>
        <w:rPr>
          <w:ins w:id="275" w:author="João Mendes Neto" w:date="2016-11-30T07:46:00Z"/>
          <w:lang w:eastAsia="pt-BR"/>
        </w:rPr>
      </w:pPr>
      <w:ins w:id="276" w:author="João Mendes Neto" w:date="2016-11-30T07:46:00Z">
        <w:r>
          <w:rPr>
            <w:b/>
            <w:lang w:eastAsia="pt-BR"/>
          </w:rPr>
          <w:t>Pós:</w:t>
        </w:r>
        <w:r>
          <w:rPr>
            <w:lang w:eastAsia="pt-BR"/>
          </w:rPr>
          <w:t xml:space="preserve"> Informações de um usuário são carregadas na tela do usuário pesquisador</w:t>
        </w:r>
      </w:ins>
    </w:p>
    <w:p w14:paraId="07A858B5" w14:textId="77777777" w:rsidR="00A21B81" w:rsidRDefault="00A21B81" w:rsidP="00A21B81">
      <w:pPr>
        <w:rPr>
          <w:ins w:id="277" w:author="João Mendes Neto" w:date="2016-11-30T07:46:00Z"/>
          <w:b/>
          <w:lang w:eastAsia="pt-BR"/>
        </w:rPr>
      </w:pPr>
      <w:ins w:id="278" w:author="João Mendes Neto" w:date="2016-11-30T07:46:00Z">
        <w:r>
          <w:rPr>
            <w:b/>
            <w:lang w:eastAsia="pt-BR"/>
          </w:rPr>
          <w:t>Fluxo Básico:</w:t>
        </w:r>
      </w:ins>
    </w:p>
    <w:p w14:paraId="605FDD83" w14:textId="77777777" w:rsidR="00A21B81" w:rsidRDefault="00A21B81" w:rsidP="00A21B81">
      <w:pPr>
        <w:pStyle w:val="PargrafodaLista"/>
        <w:numPr>
          <w:ilvl w:val="0"/>
          <w:numId w:val="31"/>
        </w:numPr>
        <w:ind w:left="709" w:hanging="283"/>
        <w:rPr>
          <w:ins w:id="279" w:author="João Mendes Neto" w:date="2016-11-30T07:46:00Z"/>
          <w:lang w:eastAsia="pt-BR"/>
        </w:rPr>
      </w:pPr>
      <w:ins w:id="280" w:author="João Mendes Neto" w:date="2016-11-30T07:46:00Z">
        <w:r>
          <w:rPr>
            <w:lang w:eastAsia="pt-BR"/>
          </w:rPr>
          <w:t>O usuário acessa a página de perfil de outro por meio das seguintes formas:</w:t>
        </w:r>
      </w:ins>
    </w:p>
    <w:p w14:paraId="58C1C88C" w14:textId="77777777" w:rsidR="00A21B81" w:rsidRDefault="00A21B81" w:rsidP="00A21B81">
      <w:pPr>
        <w:pStyle w:val="PargrafodaLista"/>
        <w:ind w:left="709"/>
        <w:rPr>
          <w:ins w:id="281" w:author="João Mendes Neto" w:date="2016-11-30T07:46:00Z"/>
          <w:lang w:eastAsia="pt-BR"/>
        </w:rPr>
      </w:pPr>
      <w:ins w:id="282" w:author="João Mendes Neto" w:date="2016-11-30T07:46:00Z">
        <w:r>
          <w:rPr>
            <w:lang w:eastAsia="pt-BR"/>
          </w:rPr>
          <w:t>- Pesquisa</w:t>
        </w:r>
      </w:ins>
    </w:p>
    <w:p w14:paraId="1D379A86" w14:textId="77777777" w:rsidR="00A21B81" w:rsidRPr="007F76C0" w:rsidRDefault="00A21B81" w:rsidP="00A21B81">
      <w:pPr>
        <w:pStyle w:val="PargrafodaLista"/>
        <w:ind w:left="709"/>
        <w:rPr>
          <w:ins w:id="283" w:author="João Mendes Neto" w:date="2016-11-30T07:46:00Z"/>
        </w:rPr>
      </w:pPr>
      <w:ins w:id="284" w:author="João Mendes Neto" w:date="2016-11-30T07:46:00Z">
        <w:r>
          <w:rPr>
            <w:lang w:eastAsia="pt-BR"/>
          </w:rPr>
          <w:t>- Comentário dele em algum filme ou post</w:t>
        </w:r>
      </w:ins>
    </w:p>
    <w:p w14:paraId="792FBD39" w14:textId="7A526F7C" w:rsidR="00A21B81" w:rsidRDefault="00A21B81" w:rsidP="00A21B81">
      <w:pPr>
        <w:pStyle w:val="PargrafodaLista"/>
        <w:numPr>
          <w:ilvl w:val="0"/>
          <w:numId w:val="31"/>
        </w:numPr>
        <w:ind w:left="709" w:hanging="283"/>
        <w:rPr>
          <w:ins w:id="285" w:author="Rute Barbalho" w:date="2016-12-11T22:05:00Z"/>
          <w:lang w:eastAsia="pt-BR"/>
        </w:rPr>
      </w:pPr>
      <w:ins w:id="286" w:author="João Mendes Neto" w:date="2016-11-30T07:46:00Z">
        <w:r>
          <w:rPr>
            <w:lang w:eastAsia="pt-BR"/>
          </w:rPr>
          <w:t>Informações do usuário selecionados são carregadas na página</w:t>
        </w:r>
      </w:ins>
    </w:p>
    <w:p w14:paraId="478BD90A" w14:textId="3FA7DB44" w:rsidR="00FE4C6F" w:rsidRDefault="00FE4C6F">
      <w:pPr>
        <w:rPr>
          <w:ins w:id="287" w:author="João Mendes Neto" w:date="2016-11-30T07:46:00Z"/>
          <w:lang w:eastAsia="pt-BR"/>
        </w:rPr>
        <w:pPrChange w:id="288" w:author="Rute Barbalho" w:date="2016-12-11T22:05:00Z">
          <w:pPr>
            <w:pStyle w:val="PargrafodaLista"/>
            <w:numPr>
              <w:numId w:val="31"/>
            </w:numPr>
            <w:ind w:left="709" w:hanging="283"/>
          </w:pPr>
        </w:pPrChange>
      </w:pPr>
      <w:ins w:id="289" w:author="Rute Barbalho" w:date="2016-12-11T22:05:00Z">
        <w:r>
          <w:rPr>
            <w:noProof/>
            <w:lang w:eastAsia="pt-BR"/>
          </w:rPr>
          <w:lastRenderedPageBreak/>
          <w:drawing>
            <wp:inline distT="0" distB="0" distL="0" distR="0" wp14:anchorId="25939BB8" wp14:editId="5187E317">
              <wp:extent cx="4351437" cy="5191125"/>
              <wp:effectExtent l="0" t="0" r="0" b="0"/>
              <wp:docPr id="18" name="Imagem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perfil01.png"/>
                      <pic:cNvPicPr/>
                    </pic:nvPicPr>
                    <pic:blipFill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56688" cy="519738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33C59B5" w14:textId="77777777" w:rsidR="000E1F87" w:rsidRDefault="000E1F87" w:rsidP="000E1F87">
      <w:pPr>
        <w:rPr>
          <w:ins w:id="290" w:author="João Mendes Neto" w:date="2016-11-30T07:47:00Z"/>
          <w:lang w:eastAsia="pt-BR"/>
        </w:rPr>
      </w:pPr>
    </w:p>
    <w:p w14:paraId="4D4A51AA" w14:textId="22F7A39C" w:rsidR="000E1F87" w:rsidRDefault="000E1F87" w:rsidP="000E1F87">
      <w:pPr>
        <w:pStyle w:val="Ttulo1"/>
        <w:rPr>
          <w:ins w:id="291" w:author="João Mendes Neto" w:date="2016-11-30T07:47:00Z"/>
        </w:rPr>
      </w:pPr>
      <w:ins w:id="292" w:author="João Mendes Neto" w:date="2016-11-30T07:47:00Z">
        <w:r>
          <w:t>Ver os</w:t>
        </w:r>
      </w:ins>
      <w:ins w:id="293" w:author="João Mendes Neto" w:date="2016-11-30T08:07:00Z">
        <w:r w:rsidR="003101B5">
          <w:t xml:space="preserve"> filmes</w:t>
        </w:r>
      </w:ins>
      <w:ins w:id="294" w:author="João Mendes Neto" w:date="2016-11-30T07:47:00Z">
        <w:r>
          <w:t xml:space="preserve"> favoritos de um usuário</w:t>
        </w:r>
      </w:ins>
    </w:p>
    <w:p w14:paraId="372BC997" w14:textId="77777777" w:rsidR="000E1F87" w:rsidRDefault="000E1F87" w:rsidP="000E1F87">
      <w:pPr>
        <w:ind w:left="708"/>
        <w:rPr>
          <w:ins w:id="295" w:author="João Mendes Neto" w:date="2016-11-30T07:47:00Z"/>
          <w:lang w:eastAsia="pt-BR"/>
        </w:rPr>
      </w:pPr>
      <w:ins w:id="296" w:author="João Mendes Neto" w:date="2016-11-30T07:47:00Z">
        <w:r>
          <w:rPr>
            <w:b/>
            <w:lang w:eastAsia="pt-BR"/>
          </w:rPr>
          <w:t xml:space="preserve">Pré: </w:t>
        </w:r>
        <w:r w:rsidRPr="004E4C07">
          <w:rPr>
            <w:lang w:eastAsia="pt-BR"/>
          </w:rPr>
          <w:t>Não há</w:t>
        </w:r>
        <w:r>
          <w:rPr>
            <w:i/>
            <w:lang w:eastAsia="pt-BR"/>
          </w:rPr>
          <w:t xml:space="preserve"> </w:t>
        </w:r>
        <w:r w:rsidRPr="004E4C07">
          <w:rPr>
            <w:i/>
            <w:lang w:eastAsia="pt-BR"/>
          </w:rPr>
          <w:t>pré-condições</w:t>
        </w:r>
      </w:ins>
    </w:p>
    <w:p w14:paraId="25E16FBD" w14:textId="77777777" w:rsidR="000E1F87" w:rsidRDefault="000E1F87" w:rsidP="000E1F87">
      <w:pPr>
        <w:ind w:left="708"/>
        <w:rPr>
          <w:ins w:id="297" w:author="João Mendes Neto" w:date="2016-11-30T07:47:00Z"/>
          <w:lang w:eastAsia="pt-BR"/>
        </w:rPr>
      </w:pPr>
      <w:ins w:id="298" w:author="João Mendes Neto" w:date="2016-11-30T07:47:00Z">
        <w:r>
          <w:rPr>
            <w:b/>
            <w:lang w:eastAsia="pt-BR"/>
          </w:rPr>
          <w:t>Pós:</w:t>
        </w:r>
        <w:r>
          <w:rPr>
            <w:lang w:eastAsia="pt-BR"/>
          </w:rPr>
          <w:t xml:space="preserve"> Lista de favoritos de um usuário é carregada na página</w:t>
        </w:r>
      </w:ins>
    </w:p>
    <w:p w14:paraId="54885CE2" w14:textId="77777777" w:rsidR="000E1F87" w:rsidRDefault="000E1F87" w:rsidP="000E1F87">
      <w:pPr>
        <w:rPr>
          <w:ins w:id="299" w:author="João Mendes Neto" w:date="2016-11-30T07:47:00Z"/>
          <w:b/>
          <w:lang w:eastAsia="pt-BR"/>
        </w:rPr>
      </w:pPr>
      <w:ins w:id="300" w:author="João Mendes Neto" w:date="2016-11-30T07:47:00Z">
        <w:r>
          <w:rPr>
            <w:b/>
            <w:lang w:eastAsia="pt-BR"/>
          </w:rPr>
          <w:t>Fluxo Básico:</w:t>
        </w:r>
      </w:ins>
    </w:p>
    <w:p w14:paraId="0E601EEC" w14:textId="77777777" w:rsidR="000E1F87" w:rsidRDefault="000E1F87" w:rsidP="000E1F87">
      <w:pPr>
        <w:pStyle w:val="PargrafodaLista"/>
        <w:numPr>
          <w:ilvl w:val="3"/>
          <w:numId w:val="27"/>
        </w:numPr>
        <w:ind w:left="709" w:hanging="283"/>
        <w:rPr>
          <w:ins w:id="301" w:author="João Mendes Neto" w:date="2016-11-30T07:47:00Z"/>
          <w:lang w:eastAsia="pt-BR"/>
        </w:rPr>
      </w:pPr>
      <w:ins w:id="302" w:author="João Mendes Neto" w:date="2016-11-30T07:47:00Z">
        <w:r>
          <w:rPr>
            <w:lang w:eastAsia="pt-BR"/>
          </w:rPr>
          <w:t>O usuário acessa a página de perfil de outro como especificado no caso de uso</w:t>
        </w:r>
      </w:ins>
    </w:p>
    <w:p w14:paraId="188F0EE4" w14:textId="77777777" w:rsidR="000E1F87" w:rsidRDefault="000E1F87" w:rsidP="000E1F87">
      <w:pPr>
        <w:pStyle w:val="PargrafodaLista"/>
        <w:numPr>
          <w:ilvl w:val="3"/>
          <w:numId w:val="27"/>
        </w:numPr>
        <w:ind w:left="709" w:hanging="283"/>
        <w:rPr>
          <w:ins w:id="303" w:author="João Mendes Neto" w:date="2016-11-30T07:47:00Z"/>
          <w:lang w:eastAsia="pt-BR"/>
        </w:rPr>
      </w:pPr>
      <w:ins w:id="304" w:author="João Mendes Neto" w:date="2016-11-30T07:47:00Z">
        <w:r>
          <w:rPr>
            <w:lang w:eastAsia="pt-BR"/>
          </w:rPr>
          <w:t>Nela, clica no link dos favoritos</w:t>
        </w:r>
      </w:ins>
    </w:p>
    <w:p w14:paraId="433AFB6C" w14:textId="651FDA6C" w:rsidR="000E1F87" w:rsidRDefault="000E1F87" w:rsidP="000E1F87">
      <w:pPr>
        <w:pStyle w:val="PargrafodaLista"/>
        <w:numPr>
          <w:ilvl w:val="3"/>
          <w:numId w:val="27"/>
        </w:numPr>
        <w:ind w:left="709" w:hanging="283"/>
        <w:rPr>
          <w:ins w:id="305" w:author="Rute Barbalho" w:date="2016-12-11T22:06:00Z"/>
          <w:lang w:eastAsia="pt-BR"/>
        </w:rPr>
      </w:pPr>
      <w:ins w:id="306" w:author="João Mendes Neto" w:date="2016-11-30T07:47:00Z">
        <w:r>
          <w:rPr>
            <w:lang w:eastAsia="pt-BR"/>
          </w:rPr>
          <w:t>Página com a lista de favoritos do usuário é carregada</w:t>
        </w:r>
      </w:ins>
    </w:p>
    <w:p w14:paraId="120B3EBF" w14:textId="5472F33C" w:rsidR="00FE4C6F" w:rsidRDefault="00FE4C6F">
      <w:pPr>
        <w:pStyle w:val="PargrafodaLista"/>
        <w:ind w:left="2160"/>
        <w:rPr>
          <w:ins w:id="307" w:author="Rute Barbalho" w:date="2016-12-11T22:06:00Z"/>
          <w:lang w:eastAsia="pt-BR"/>
        </w:rPr>
        <w:pPrChange w:id="308" w:author="Rute Barbalho" w:date="2016-12-11T22:06:00Z">
          <w:pPr>
            <w:pStyle w:val="PargrafodaLista"/>
            <w:numPr>
              <w:ilvl w:val="3"/>
              <w:numId w:val="27"/>
            </w:numPr>
            <w:ind w:left="709" w:hanging="283"/>
          </w:pPr>
        </w:pPrChange>
      </w:pPr>
    </w:p>
    <w:p w14:paraId="58EA3A6F" w14:textId="58ED674A" w:rsidR="00FE4C6F" w:rsidRDefault="00FE4C6F">
      <w:pPr>
        <w:pStyle w:val="PargrafodaLista"/>
        <w:ind w:left="0"/>
        <w:rPr>
          <w:ins w:id="309" w:author="João Mendes Neto" w:date="2016-11-30T07:47:00Z"/>
          <w:lang w:eastAsia="pt-BR"/>
        </w:rPr>
        <w:pPrChange w:id="310" w:author="Rute Barbalho" w:date="2016-12-11T22:06:00Z">
          <w:pPr>
            <w:pStyle w:val="PargrafodaLista"/>
            <w:numPr>
              <w:ilvl w:val="3"/>
              <w:numId w:val="27"/>
            </w:numPr>
            <w:ind w:left="709" w:hanging="283"/>
          </w:pPr>
        </w:pPrChange>
      </w:pPr>
      <w:ins w:id="311" w:author="Rute Barbalho" w:date="2016-12-11T22:06:00Z">
        <w:r>
          <w:rPr>
            <w:noProof/>
            <w:lang w:eastAsia="pt-BR"/>
          </w:rPr>
          <w:lastRenderedPageBreak/>
          <w:drawing>
            <wp:inline distT="0" distB="0" distL="0" distR="0" wp14:anchorId="26A06803" wp14:editId="276BC8EC">
              <wp:extent cx="4324350" cy="4324350"/>
              <wp:effectExtent l="0" t="0" r="0" b="0"/>
              <wp:docPr id="19" name="Imagem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" name="filmes favoritos.png"/>
                      <pic:cNvPicPr/>
                    </pic:nvPicPr>
                    <pic:blipFill>
                      <a:blip r:embed="rId2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24350" cy="43243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8F9D28F" w14:textId="77777777" w:rsidR="000E1F87" w:rsidRDefault="000E1F87" w:rsidP="000E1F87">
      <w:pPr>
        <w:pStyle w:val="PargrafodaLista"/>
        <w:ind w:left="709"/>
        <w:rPr>
          <w:ins w:id="312" w:author="João Mendes Neto" w:date="2016-11-30T07:48:00Z"/>
          <w:lang w:eastAsia="pt-BR"/>
        </w:rPr>
      </w:pPr>
    </w:p>
    <w:p w14:paraId="430F6428" w14:textId="77777777" w:rsidR="000E1F87" w:rsidRDefault="000E1F87" w:rsidP="000E1F87">
      <w:pPr>
        <w:pStyle w:val="Ttulo1"/>
        <w:rPr>
          <w:ins w:id="313" w:author="João Mendes Neto" w:date="2016-11-30T07:48:00Z"/>
        </w:rPr>
      </w:pPr>
      <w:ins w:id="314" w:author="João Mendes Neto" w:date="2016-11-30T07:48:00Z">
        <w:r>
          <w:t>Ver os filmes aos quais um usuário tem interesse em assistir</w:t>
        </w:r>
      </w:ins>
    </w:p>
    <w:p w14:paraId="408232D0" w14:textId="77777777" w:rsidR="000E1F87" w:rsidRDefault="000E1F87" w:rsidP="000E1F87">
      <w:pPr>
        <w:ind w:left="708"/>
        <w:rPr>
          <w:ins w:id="315" w:author="João Mendes Neto" w:date="2016-11-30T07:48:00Z"/>
          <w:lang w:eastAsia="pt-BR"/>
        </w:rPr>
      </w:pPr>
      <w:ins w:id="316" w:author="João Mendes Neto" w:date="2016-11-30T07:48:00Z">
        <w:r>
          <w:rPr>
            <w:b/>
            <w:lang w:eastAsia="pt-BR"/>
          </w:rPr>
          <w:t xml:space="preserve">Pré: </w:t>
        </w:r>
        <w:r w:rsidRPr="004E4C07">
          <w:rPr>
            <w:lang w:eastAsia="pt-BR"/>
          </w:rPr>
          <w:t>Não há</w:t>
        </w:r>
        <w:r>
          <w:rPr>
            <w:i/>
            <w:lang w:eastAsia="pt-BR"/>
          </w:rPr>
          <w:t xml:space="preserve"> </w:t>
        </w:r>
        <w:r w:rsidRPr="004E4C07">
          <w:rPr>
            <w:i/>
            <w:lang w:eastAsia="pt-BR"/>
          </w:rPr>
          <w:t>pré-condições</w:t>
        </w:r>
      </w:ins>
    </w:p>
    <w:p w14:paraId="5DE43F0F" w14:textId="77777777" w:rsidR="000E1F87" w:rsidRDefault="000E1F87" w:rsidP="000E1F87">
      <w:pPr>
        <w:ind w:left="708"/>
        <w:rPr>
          <w:ins w:id="317" w:author="João Mendes Neto" w:date="2016-11-30T07:48:00Z"/>
          <w:lang w:eastAsia="pt-BR"/>
        </w:rPr>
      </w:pPr>
      <w:ins w:id="318" w:author="João Mendes Neto" w:date="2016-11-30T07:48:00Z">
        <w:r>
          <w:rPr>
            <w:b/>
            <w:lang w:eastAsia="pt-BR"/>
          </w:rPr>
          <w:t>Pós:</w:t>
        </w:r>
        <w:r>
          <w:rPr>
            <w:lang w:eastAsia="pt-BR"/>
          </w:rPr>
          <w:t xml:space="preserve"> Lista de filmes aos quais um usuário tem interesse é carregada na página</w:t>
        </w:r>
      </w:ins>
    </w:p>
    <w:p w14:paraId="18541910" w14:textId="77777777" w:rsidR="000E1F87" w:rsidRDefault="000E1F87" w:rsidP="000E1F87">
      <w:pPr>
        <w:rPr>
          <w:ins w:id="319" w:author="João Mendes Neto" w:date="2016-11-30T07:48:00Z"/>
          <w:b/>
          <w:lang w:eastAsia="pt-BR"/>
        </w:rPr>
      </w:pPr>
      <w:ins w:id="320" w:author="João Mendes Neto" w:date="2016-11-30T07:48:00Z">
        <w:r>
          <w:rPr>
            <w:b/>
            <w:lang w:eastAsia="pt-BR"/>
          </w:rPr>
          <w:t>Fluxo Básico:</w:t>
        </w:r>
      </w:ins>
    </w:p>
    <w:p w14:paraId="6D5242E4" w14:textId="77777777" w:rsidR="000E1F87" w:rsidRDefault="000E1F87" w:rsidP="000E1F87">
      <w:pPr>
        <w:pStyle w:val="PargrafodaLista"/>
        <w:numPr>
          <w:ilvl w:val="0"/>
          <w:numId w:val="33"/>
        </w:numPr>
        <w:ind w:left="709" w:hanging="283"/>
        <w:rPr>
          <w:ins w:id="321" w:author="João Mendes Neto" w:date="2016-11-30T07:48:00Z"/>
          <w:lang w:eastAsia="pt-BR"/>
        </w:rPr>
      </w:pPr>
      <w:ins w:id="322" w:author="João Mendes Neto" w:date="2016-11-30T07:48:00Z">
        <w:r>
          <w:rPr>
            <w:lang w:eastAsia="pt-BR"/>
          </w:rPr>
          <w:t>O usuário acessa a página de perfil de outro como especificado no caso de uso</w:t>
        </w:r>
      </w:ins>
    </w:p>
    <w:p w14:paraId="07DD1AFE" w14:textId="77777777" w:rsidR="000E1F87" w:rsidRDefault="000E1F87" w:rsidP="000E1F87">
      <w:pPr>
        <w:pStyle w:val="PargrafodaLista"/>
        <w:numPr>
          <w:ilvl w:val="0"/>
          <w:numId w:val="33"/>
        </w:numPr>
        <w:ind w:left="709" w:hanging="283"/>
        <w:rPr>
          <w:ins w:id="323" w:author="João Mendes Neto" w:date="2016-11-30T07:48:00Z"/>
          <w:lang w:eastAsia="pt-BR"/>
        </w:rPr>
      </w:pPr>
      <w:ins w:id="324" w:author="João Mendes Neto" w:date="2016-11-30T07:48:00Z">
        <w:r>
          <w:rPr>
            <w:lang w:eastAsia="pt-BR"/>
          </w:rPr>
          <w:t>Nela, clica no link dos filmes aos quais o usuário tem interesse em assistir</w:t>
        </w:r>
      </w:ins>
    </w:p>
    <w:p w14:paraId="486146FC" w14:textId="6887E348" w:rsidR="000E1F87" w:rsidRDefault="000E1F87" w:rsidP="000E1F87">
      <w:pPr>
        <w:pStyle w:val="PargrafodaLista"/>
        <w:numPr>
          <w:ilvl w:val="0"/>
          <w:numId w:val="33"/>
        </w:numPr>
        <w:ind w:left="709" w:hanging="283"/>
        <w:rPr>
          <w:ins w:id="325" w:author="Rute Barbalho" w:date="2016-12-11T22:08:00Z"/>
          <w:lang w:eastAsia="pt-BR"/>
        </w:rPr>
      </w:pPr>
      <w:ins w:id="326" w:author="João Mendes Neto" w:date="2016-11-30T07:48:00Z">
        <w:r>
          <w:rPr>
            <w:lang w:eastAsia="pt-BR"/>
          </w:rPr>
          <w:t>Página com a lista de filmes aos quais um usuário tem interesse é carregada</w:t>
        </w:r>
      </w:ins>
    </w:p>
    <w:p w14:paraId="40272CFA" w14:textId="39F55B45" w:rsidR="00963D64" w:rsidRDefault="00963D64">
      <w:pPr>
        <w:pStyle w:val="PargrafodaLista"/>
        <w:ind w:left="709"/>
        <w:rPr>
          <w:ins w:id="327" w:author="Rute Barbalho" w:date="2016-12-11T22:08:00Z"/>
          <w:lang w:eastAsia="pt-BR"/>
        </w:rPr>
        <w:pPrChange w:id="328" w:author="Rute Barbalho" w:date="2016-12-11T22:08:00Z">
          <w:pPr>
            <w:pStyle w:val="PargrafodaLista"/>
            <w:numPr>
              <w:numId w:val="33"/>
            </w:numPr>
            <w:ind w:left="709" w:hanging="283"/>
          </w:pPr>
        </w:pPrChange>
      </w:pPr>
    </w:p>
    <w:p w14:paraId="14BB47DA" w14:textId="3A47DA71" w:rsidR="00963D64" w:rsidRDefault="00963D64">
      <w:pPr>
        <w:pStyle w:val="PargrafodaLista"/>
        <w:ind w:left="709"/>
        <w:rPr>
          <w:ins w:id="329" w:author="João Mendes Neto" w:date="2016-11-30T07:48:00Z"/>
          <w:lang w:eastAsia="pt-BR"/>
        </w:rPr>
        <w:pPrChange w:id="330" w:author="Rute Barbalho" w:date="2016-12-11T22:08:00Z">
          <w:pPr>
            <w:pStyle w:val="PargrafodaLista"/>
            <w:numPr>
              <w:numId w:val="33"/>
            </w:numPr>
            <w:ind w:left="709" w:hanging="283"/>
          </w:pPr>
        </w:pPrChange>
      </w:pPr>
      <w:ins w:id="331" w:author="Rute Barbalho" w:date="2016-12-11T22:08:00Z">
        <w:r>
          <w:rPr>
            <w:noProof/>
            <w:lang w:eastAsia="pt-BR"/>
          </w:rPr>
          <w:lastRenderedPageBreak/>
          <w:drawing>
            <wp:inline distT="0" distB="0" distL="0" distR="0" wp14:anchorId="7193F0B2" wp14:editId="4A4AD921">
              <wp:extent cx="3867150" cy="3867150"/>
              <wp:effectExtent l="0" t="0" r="0" b="0"/>
              <wp:docPr id="20" name="Imagem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" name="filmes interesse.png"/>
                      <pic:cNvPicPr/>
                    </pic:nvPicPr>
                    <pic:blipFill>
                      <a:blip r:embed="rId2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67150" cy="38671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887F7B1" w14:textId="77777777" w:rsidR="00157A0D" w:rsidRDefault="00157A0D" w:rsidP="00157A0D">
      <w:pPr>
        <w:pStyle w:val="PargrafodaLista"/>
        <w:ind w:left="709"/>
        <w:rPr>
          <w:ins w:id="332" w:author="João Mendes Neto" w:date="2016-11-30T07:48:00Z"/>
          <w:lang w:eastAsia="pt-BR"/>
        </w:rPr>
      </w:pPr>
    </w:p>
    <w:p w14:paraId="13364B06" w14:textId="77777777" w:rsidR="00157A0D" w:rsidRDefault="00157A0D" w:rsidP="00157A0D">
      <w:pPr>
        <w:pStyle w:val="Ttulo1"/>
        <w:rPr>
          <w:ins w:id="333" w:author="João Mendes Neto" w:date="2016-11-30T07:48:00Z"/>
        </w:rPr>
      </w:pPr>
      <w:ins w:id="334" w:author="João Mendes Neto" w:date="2016-11-30T07:48:00Z">
        <w:r>
          <w:t>Ver os filmes vistos de um usuário</w:t>
        </w:r>
      </w:ins>
    </w:p>
    <w:p w14:paraId="24E8D343" w14:textId="77777777" w:rsidR="00157A0D" w:rsidRDefault="00157A0D" w:rsidP="00157A0D">
      <w:pPr>
        <w:ind w:left="708"/>
        <w:rPr>
          <w:ins w:id="335" w:author="João Mendes Neto" w:date="2016-11-30T07:48:00Z"/>
          <w:lang w:eastAsia="pt-BR"/>
        </w:rPr>
      </w:pPr>
      <w:ins w:id="336" w:author="João Mendes Neto" w:date="2016-11-30T07:48:00Z">
        <w:r>
          <w:rPr>
            <w:b/>
            <w:lang w:eastAsia="pt-BR"/>
          </w:rPr>
          <w:t xml:space="preserve">Pré: </w:t>
        </w:r>
        <w:r w:rsidRPr="004E4C07">
          <w:rPr>
            <w:lang w:eastAsia="pt-BR"/>
          </w:rPr>
          <w:t>Não há</w:t>
        </w:r>
        <w:r>
          <w:rPr>
            <w:i/>
            <w:lang w:eastAsia="pt-BR"/>
          </w:rPr>
          <w:t xml:space="preserve"> </w:t>
        </w:r>
        <w:r w:rsidRPr="004E4C07">
          <w:rPr>
            <w:i/>
            <w:lang w:eastAsia="pt-BR"/>
          </w:rPr>
          <w:t>pré-condições</w:t>
        </w:r>
      </w:ins>
    </w:p>
    <w:p w14:paraId="12FD8005" w14:textId="77777777" w:rsidR="00157A0D" w:rsidRDefault="00157A0D" w:rsidP="00157A0D">
      <w:pPr>
        <w:ind w:left="708"/>
        <w:rPr>
          <w:ins w:id="337" w:author="João Mendes Neto" w:date="2016-11-30T07:48:00Z"/>
          <w:lang w:eastAsia="pt-BR"/>
        </w:rPr>
      </w:pPr>
      <w:ins w:id="338" w:author="João Mendes Neto" w:date="2016-11-30T07:48:00Z">
        <w:r>
          <w:rPr>
            <w:b/>
            <w:lang w:eastAsia="pt-BR"/>
          </w:rPr>
          <w:t>Pós:</w:t>
        </w:r>
        <w:r>
          <w:rPr>
            <w:lang w:eastAsia="pt-BR"/>
          </w:rPr>
          <w:t xml:space="preserve"> Lista de filmes vistos de um usuário é carregada na página</w:t>
        </w:r>
      </w:ins>
    </w:p>
    <w:p w14:paraId="2224E8A8" w14:textId="77777777" w:rsidR="00157A0D" w:rsidRDefault="00157A0D" w:rsidP="00157A0D">
      <w:pPr>
        <w:rPr>
          <w:ins w:id="339" w:author="João Mendes Neto" w:date="2016-11-30T07:48:00Z"/>
          <w:b/>
          <w:lang w:eastAsia="pt-BR"/>
        </w:rPr>
      </w:pPr>
      <w:ins w:id="340" w:author="João Mendes Neto" w:date="2016-11-30T07:48:00Z">
        <w:r>
          <w:rPr>
            <w:b/>
            <w:lang w:eastAsia="pt-BR"/>
          </w:rPr>
          <w:t>Fluxo Básico:</w:t>
        </w:r>
      </w:ins>
    </w:p>
    <w:p w14:paraId="7CFE2847" w14:textId="77777777" w:rsidR="00157A0D" w:rsidRDefault="00157A0D" w:rsidP="00157A0D">
      <w:pPr>
        <w:pStyle w:val="PargrafodaLista"/>
        <w:numPr>
          <w:ilvl w:val="6"/>
          <w:numId w:val="27"/>
        </w:numPr>
        <w:tabs>
          <w:tab w:val="left" w:pos="349"/>
        </w:tabs>
        <w:ind w:left="709" w:hanging="283"/>
        <w:rPr>
          <w:ins w:id="341" w:author="João Mendes Neto" w:date="2016-11-30T07:48:00Z"/>
          <w:lang w:eastAsia="pt-BR"/>
        </w:rPr>
      </w:pPr>
      <w:ins w:id="342" w:author="João Mendes Neto" w:date="2016-11-30T07:48:00Z">
        <w:r>
          <w:rPr>
            <w:lang w:eastAsia="pt-BR"/>
          </w:rPr>
          <w:t>O usuário acessa a página de perfil de outro como especificado no caso de uso</w:t>
        </w:r>
      </w:ins>
    </w:p>
    <w:p w14:paraId="3D5C3549" w14:textId="77777777" w:rsidR="00157A0D" w:rsidRDefault="00157A0D" w:rsidP="00157A0D">
      <w:pPr>
        <w:pStyle w:val="PargrafodaLista"/>
        <w:numPr>
          <w:ilvl w:val="6"/>
          <w:numId w:val="27"/>
        </w:numPr>
        <w:tabs>
          <w:tab w:val="left" w:pos="349"/>
        </w:tabs>
        <w:ind w:left="709" w:hanging="283"/>
        <w:rPr>
          <w:ins w:id="343" w:author="João Mendes Neto" w:date="2016-11-30T07:48:00Z"/>
          <w:lang w:eastAsia="pt-BR"/>
        </w:rPr>
      </w:pPr>
      <w:ins w:id="344" w:author="João Mendes Neto" w:date="2016-11-30T07:48:00Z">
        <w:r>
          <w:rPr>
            <w:lang w:eastAsia="pt-BR"/>
          </w:rPr>
          <w:t>Nela, clica no link dos filmes vistos</w:t>
        </w:r>
      </w:ins>
    </w:p>
    <w:p w14:paraId="1575175A" w14:textId="34789E81" w:rsidR="00157A0D" w:rsidRDefault="00157A0D">
      <w:pPr>
        <w:pStyle w:val="PargrafodaLista"/>
        <w:numPr>
          <w:ilvl w:val="6"/>
          <w:numId w:val="27"/>
        </w:numPr>
        <w:ind w:left="709" w:hanging="283"/>
        <w:rPr>
          <w:ins w:id="345" w:author="Rute Barbalho" w:date="2016-12-11T22:08:00Z"/>
          <w:lang w:eastAsia="pt-BR"/>
        </w:rPr>
        <w:pPrChange w:id="346" w:author="João Mendes Neto" w:date="2016-11-30T07:49:00Z">
          <w:pPr>
            <w:pStyle w:val="PargrafodaLista"/>
            <w:numPr>
              <w:numId w:val="27"/>
            </w:numPr>
            <w:ind w:left="786" w:hanging="360"/>
          </w:pPr>
        </w:pPrChange>
      </w:pPr>
      <w:ins w:id="347" w:author="João Mendes Neto" w:date="2016-11-30T07:48:00Z">
        <w:r>
          <w:rPr>
            <w:lang w:eastAsia="pt-BR"/>
          </w:rPr>
          <w:t>Página com a lista de filmes vistos do usuário é carregada</w:t>
        </w:r>
      </w:ins>
    </w:p>
    <w:p w14:paraId="12659AB3" w14:textId="66DA6F2B" w:rsidR="00963D64" w:rsidRDefault="00963D64">
      <w:pPr>
        <w:pStyle w:val="PargrafodaLista"/>
        <w:ind w:left="709"/>
        <w:rPr>
          <w:ins w:id="348" w:author="Rute Barbalho" w:date="2016-12-11T22:09:00Z"/>
          <w:lang w:eastAsia="pt-BR"/>
        </w:rPr>
        <w:pPrChange w:id="349" w:author="Rute Barbalho" w:date="2016-12-11T22:09:00Z">
          <w:pPr>
            <w:pStyle w:val="PargrafodaLista"/>
            <w:numPr>
              <w:numId w:val="27"/>
            </w:numPr>
            <w:ind w:left="786" w:hanging="360"/>
          </w:pPr>
        </w:pPrChange>
      </w:pPr>
    </w:p>
    <w:p w14:paraId="64E7B829" w14:textId="0B5FF529" w:rsidR="00963D64" w:rsidRDefault="00963D64">
      <w:pPr>
        <w:pStyle w:val="PargrafodaLista"/>
        <w:ind w:left="709"/>
        <w:rPr>
          <w:ins w:id="350" w:author="João Mendes Neto" w:date="2016-11-30T07:48:00Z"/>
          <w:lang w:eastAsia="pt-BR"/>
        </w:rPr>
        <w:pPrChange w:id="351" w:author="Rute Barbalho" w:date="2016-12-11T22:09:00Z">
          <w:pPr>
            <w:pStyle w:val="PargrafodaLista"/>
            <w:numPr>
              <w:numId w:val="27"/>
            </w:numPr>
            <w:ind w:left="786" w:hanging="360"/>
          </w:pPr>
        </w:pPrChange>
      </w:pPr>
      <w:ins w:id="352" w:author="Rute Barbalho" w:date="2016-12-11T22:10:00Z">
        <w:r>
          <w:rPr>
            <w:noProof/>
            <w:lang w:eastAsia="pt-BR"/>
          </w:rPr>
          <w:lastRenderedPageBreak/>
          <w:drawing>
            <wp:inline distT="0" distB="0" distL="0" distR="0" wp14:anchorId="7B4CD6BF" wp14:editId="7D266EEA">
              <wp:extent cx="3857625" cy="3857625"/>
              <wp:effectExtent l="0" t="0" r="9525" b="9525"/>
              <wp:docPr id="21" name="Imagem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" name="filmesVistos.png"/>
                      <pic:cNvPicPr/>
                    </pic:nvPicPr>
                    <pic:blipFill>
                      <a:blip r:embed="rId2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57625" cy="3857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02CFE4F" w14:textId="77777777" w:rsidR="00A21693" w:rsidRDefault="00A21693" w:rsidP="00A21693">
      <w:pPr>
        <w:pStyle w:val="PargrafodaLista"/>
        <w:rPr>
          <w:moveTo w:id="353" w:author="João Mendes Neto" w:date="2016-11-30T07:53:00Z"/>
          <w:lang w:eastAsia="pt-BR"/>
        </w:rPr>
      </w:pPr>
      <w:moveToRangeStart w:id="354" w:author="João Mendes Neto" w:date="2016-11-30T07:53:00Z" w:name="move468255761"/>
    </w:p>
    <w:p w14:paraId="09251D0E" w14:textId="77777777" w:rsidR="00A21693" w:rsidRDefault="00A21693" w:rsidP="00A21693">
      <w:pPr>
        <w:pStyle w:val="Ttulo1"/>
        <w:rPr>
          <w:moveTo w:id="355" w:author="João Mendes Neto" w:date="2016-11-30T07:53:00Z"/>
        </w:rPr>
      </w:pPr>
      <w:commentRangeStart w:id="356"/>
      <w:moveTo w:id="357" w:author="João Mendes Neto" w:date="2016-11-30T07:53:00Z">
        <w:r>
          <w:t>Seguir</w:t>
        </w:r>
        <w:commentRangeEnd w:id="356"/>
        <w:r>
          <w:rPr>
            <w:rStyle w:val="Refdecomentrio"/>
            <w:lang w:eastAsia="en-US"/>
          </w:rPr>
          <w:commentReference w:id="356"/>
        </w:r>
      </w:moveTo>
    </w:p>
    <w:p w14:paraId="6FD85B67" w14:textId="77777777" w:rsidR="00A21693" w:rsidRDefault="00A21693" w:rsidP="00A21693">
      <w:pPr>
        <w:ind w:firstLine="708"/>
        <w:rPr>
          <w:moveTo w:id="358" w:author="João Mendes Neto" w:date="2016-11-30T07:53:00Z"/>
          <w:lang w:eastAsia="pt-BR"/>
        </w:rPr>
      </w:pPr>
      <w:moveTo w:id="359" w:author="João Mendes Neto" w:date="2016-11-30T07:53:00Z">
        <w:r w:rsidRPr="000E7360">
          <w:rPr>
            <w:b/>
            <w:lang w:eastAsia="pt-BR"/>
          </w:rPr>
          <w:t>Pré</w:t>
        </w:r>
        <w:r>
          <w:rPr>
            <w:b/>
            <w:lang w:eastAsia="pt-BR"/>
          </w:rPr>
          <w:t xml:space="preserve">: </w:t>
        </w:r>
        <w:r>
          <w:rPr>
            <w:lang w:eastAsia="pt-BR"/>
          </w:rPr>
          <w:t>Estar logado no sistema.</w:t>
        </w:r>
      </w:moveTo>
    </w:p>
    <w:p w14:paraId="5A377CE5" w14:textId="77777777" w:rsidR="00A21693" w:rsidRPr="00BB0AD0" w:rsidRDefault="00A21693" w:rsidP="00A21693">
      <w:pPr>
        <w:ind w:firstLine="708"/>
        <w:rPr>
          <w:moveTo w:id="360" w:author="João Mendes Neto" w:date="2016-11-30T07:53:00Z"/>
          <w:b/>
          <w:lang w:eastAsia="pt-BR"/>
        </w:rPr>
      </w:pPr>
      <w:moveTo w:id="361" w:author="João Mendes Neto" w:date="2016-11-30T07:53:00Z">
        <w:r w:rsidRPr="00BB0AD0">
          <w:rPr>
            <w:b/>
            <w:lang w:eastAsia="pt-BR"/>
          </w:rPr>
          <w:t xml:space="preserve">Pós: </w:t>
        </w:r>
        <w:r>
          <w:rPr>
            <w:lang w:eastAsia="pt-BR"/>
          </w:rPr>
          <w:t>Um usuário passa a seguir outro, aumentado a quantidade de seguidores do usuário seguido, e fazendo com que as ações do usuário seguido apareçam na linha do tempo do usuário que seguiu.</w:t>
        </w:r>
      </w:moveTo>
    </w:p>
    <w:p w14:paraId="1DBF4E69" w14:textId="77777777" w:rsidR="00A21693" w:rsidRDefault="00A21693" w:rsidP="00A21693">
      <w:pPr>
        <w:rPr>
          <w:moveTo w:id="362" w:author="João Mendes Neto" w:date="2016-11-30T07:53:00Z"/>
          <w:b/>
          <w:lang w:eastAsia="pt-BR"/>
        </w:rPr>
      </w:pPr>
      <w:moveTo w:id="363" w:author="João Mendes Neto" w:date="2016-11-30T07:53:00Z">
        <w:r>
          <w:rPr>
            <w:b/>
            <w:lang w:eastAsia="pt-BR"/>
          </w:rPr>
          <w:t>Fluxo Básico:</w:t>
        </w:r>
      </w:moveTo>
    </w:p>
    <w:p w14:paraId="4F2FD73A" w14:textId="77777777" w:rsidR="00A21693" w:rsidRDefault="00A21693" w:rsidP="00A21693">
      <w:pPr>
        <w:pStyle w:val="PargrafodaLista"/>
        <w:numPr>
          <w:ilvl w:val="0"/>
          <w:numId w:val="24"/>
        </w:numPr>
        <w:rPr>
          <w:moveTo w:id="364" w:author="João Mendes Neto" w:date="2016-11-30T07:53:00Z"/>
          <w:lang w:eastAsia="pt-BR"/>
        </w:rPr>
      </w:pPr>
      <w:moveTo w:id="365" w:author="João Mendes Neto" w:date="2016-11-30T07:53:00Z">
        <w:r>
          <w:rPr>
            <w:lang w:eastAsia="pt-BR"/>
          </w:rPr>
          <w:t xml:space="preserve">Usuário visita o usuário que pretende seguir e clica na opção </w:t>
        </w:r>
        <w:r w:rsidRPr="003E0E66">
          <w:rPr>
            <w:lang w:eastAsia="pt-BR"/>
          </w:rPr>
          <w:t>"</w:t>
        </w:r>
        <w:r>
          <w:rPr>
            <w:lang w:eastAsia="pt-BR"/>
          </w:rPr>
          <w:t>seguir</w:t>
        </w:r>
        <w:r w:rsidRPr="003E0E66">
          <w:rPr>
            <w:lang w:eastAsia="pt-BR"/>
          </w:rPr>
          <w:t>"</w:t>
        </w:r>
        <w:r>
          <w:rPr>
            <w:lang w:eastAsia="pt-BR"/>
          </w:rPr>
          <w:t>.</w:t>
        </w:r>
      </w:moveTo>
    </w:p>
    <w:p w14:paraId="7960B80A" w14:textId="01359437" w:rsidR="00A21693" w:rsidRDefault="00A21693" w:rsidP="00A21693">
      <w:pPr>
        <w:pStyle w:val="PargrafodaLista"/>
        <w:numPr>
          <w:ilvl w:val="0"/>
          <w:numId w:val="24"/>
        </w:numPr>
        <w:rPr>
          <w:ins w:id="366" w:author="Rute Barbalho" w:date="2016-12-11T21:14:00Z"/>
          <w:lang w:eastAsia="pt-BR"/>
        </w:rPr>
      </w:pPr>
      <w:moveTo w:id="367" w:author="João Mendes Neto" w:date="2016-11-30T07:53:00Z">
        <w:r>
          <w:rPr>
            <w:lang w:eastAsia="pt-BR"/>
          </w:rPr>
          <w:t>Sistema registra ação, usuário já pode ver em sua linha do tempo ações do usuário que está seguindo</w:t>
        </w:r>
        <w:del w:id="368" w:author="João Mendes Neto" w:date="2016-11-30T08:17:00Z">
          <w:r w:rsidDel="009F70AD">
            <w:rPr>
              <w:lang w:eastAsia="pt-BR"/>
            </w:rPr>
            <w:delText xml:space="preserve"> e caso de uso termina</w:delText>
          </w:r>
        </w:del>
        <w:r>
          <w:rPr>
            <w:lang w:eastAsia="pt-BR"/>
          </w:rPr>
          <w:t>.</w:t>
        </w:r>
      </w:moveTo>
    </w:p>
    <w:p w14:paraId="032B6E05" w14:textId="3882203F" w:rsidR="00BC3429" w:rsidRDefault="00BC3429">
      <w:pPr>
        <w:rPr>
          <w:ins w:id="369" w:author="Rute Barbalho" w:date="2016-12-11T21:14:00Z"/>
          <w:b/>
          <w:lang w:eastAsia="pt-BR"/>
        </w:rPr>
        <w:pPrChange w:id="370" w:author="Rute Barbalho" w:date="2016-12-11T21:14:00Z">
          <w:pPr>
            <w:pStyle w:val="PargrafodaLista"/>
            <w:numPr>
              <w:numId w:val="24"/>
            </w:numPr>
            <w:ind w:hanging="360"/>
          </w:pPr>
        </w:pPrChange>
      </w:pPr>
      <w:ins w:id="371" w:author="Rute Barbalho" w:date="2016-12-11T21:14:00Z">
        <w:r>
          <w:rPr>
            <w:b/>
            <w:lang w:eastAsia="pt-BR"/>
          </w:rPr>
          <w:t>Fluxo Alternativo</w:t>
        </w:r>
      </w:ins>
      <w:ins w:id="372" w:author="Rute Barbalho" w:date="2016-12-11T22:10:00Z">
        <w:r w:rsidR="00963D64">
          <w:rPr>
            <w:b/>
            <w:lang w:eastAsia="pt-BR"/>
          </w:rPr>
          <w:t xml:space="preserve"> (2)</w:t>
        </w:r>
      </w:ins>
      <w:ins w:id="373" w:author="Rute Barbalho" w:date="2016-12-11T21:14:00Z">
        <w:r>
          <w:rPr>
            <w:b/>
            <w:lang w:eastAsia="pt-BR"/>
          </w:rPr>
          <w:t>:</w:t>
        </w:r>
      </w:ins>
    </w:p>
    <w:p w14:paraId="03E49503" w14:textId="731BE554" w:rsidR="00BC3429" w:rsidRDefault="00BC3429">
      <w:pPr>
        <w:ind w:firstLine="708"/>
        <w:rPr>
          <w:ins w:id="374" w:author="Rute Barbalho" w:date="2016-12-11T22:10:00Z"/>
          <w:lang w:eastAsia="pt-BR"/>
        </w:rPr>
        <w:pPrChange w:id="375" w:author="Rute Barbalho" w:date="2016-12-11T21:20:00Z">
          <w:pPr>
            <w:pStyle w:val="PargrafodaLista"/>
            <w:numPr>
              <w:numId w:val="24"/>
            </w:numPr>
            <w:ind w:hanging="360"/>
          </w:pPr>
        </w:pPrChange>
      </w:pPr>
      <w:ins w:id="376" w:author="Rute Barbalho" w:date="2016-12-11T21:15:00Z">
        <w:r>
          <w:rPr>
            <w:lang w:eastAsia="pt-BR"/>
          </w:rPr>
          <w:t>Se o usuário já segue o outro, ele terá a opção de deixa-lo de segu</w:t>
        </w:r>
      </w:ins>
      <w:ins w:id="377" w:author="Rute Barbalho" w:date="2016-12-11T21:16:00Z">
        <w:r>
          <w:rPr>
            <w:lang w:eastAsia="pt-BR"/>
          </w:rPr>
          <w:t>i</w:t>
        </w:r>
      </w:ins>
      <w:ins w:id="378" w:author="Rute Barbalho" w:date="2016-12-11T21:15:00Z">
        <w:r>
          <w:rPr>
            <w:lang w:eastAsia="pt-BR"/>
          </w:rPr>
          <w:t>r</w:t>
        </w:r>
      </w:ins>
    </w:p>
    <w:p w14:paraId="1039BC8F" w14:textId="26F75261" w:rsidR="00963D64" w:rsidRDefault="00963D64">
      <w:pPr>
        <w:ind w:firstLine="708"/>
        <w:rPr>
          <w:ins w:id="379" w:author="Rute Barbalho" w:date="2016-12-11T22:10:00Z"/>
          <w:lang w:eastAsia="pt-BR"/>
        </w:rPr>
        <w:pPrChange w:id="380" w:author="Rute Barbalho" w:date="2016-12-11T21:20:00Z">
          <w:pPr>
            <w:pStyle w:val="PargrafodaLista"/>
            <w:numPr>
              <w:numId w:val="24"/>
            </w:numPr>
            <w:ind w:hanging="360"/>
          </w:pPr>
        </w:pPrChange>
      </w:pPr>
      <w:ins w:id="381" w:author="Rute Barbalho" w:date="2016-12-11T22:11:00Z">
        <w:r>
          <w:rPr>
            <w:noProof/>
            <w:lang w:eastAsia="pt-BR"/>
          </w:rPr>
          <w:lastRenderedPageBreak/>
          <w:drawing>
            <wp:inline distT="0" distB="0" distL="0" distR="0" wp14:anchorId="792007C3" wp14:editId="368CB460">
              <wp:extent cx="3856411" cy="4600575"/>
              <wp:effectExtent l="0" t="0" r="0" b="0"/>
              <wp:docPr id="22" name="Imagem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" name="perfil.png"/>
                      <pic:cNvPicPr/>
                    </pic:nvPicPr>
                    <pic:blipFill>
                      <a:blip r:embed="rId2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65041" cy="46108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8E731D5" w14:textId="77777777" w:rsidR="00963D64" w:rsidRDefault="00963D64">
      <w:pPr>
        <w:ind w:firstLine="708"/>
        <w:rPr>
          <w:ins w:id="382" w:author="Rute Barbalho" w:date="2016-12-11T22:10:00Z"/>
          <w:lang w:eastAsia="pt-BR"/>
        </w:rPr>
        <w:pPrChange w:id="383" w:author="Rute Barbalho" w:date="2016-12-11T21:20:00Z">
          <w:pPr>
            <w:pStyle w:val="PargrafodaLista"/>
            <w:numPr>
              <w:numId w:val="24"/>
            </w:numPr>
            <w:ind w:hanging="360"/>
          </w:pPr>
        </w:pPrChange>
      </w:pPr>
    </w:p>
    <w:p w14:paraId="524296A3" w14:textId="77777777" w:rsidR="00963D64" w:rsidRPr="00BC3429" w:rsidRDefault="00963D64">
      <w:pPr>
        <w:ind w:firstLine="708"/>
        <w:rPr>
          <w:moveTo w:id="384" w:author="João Mendes Neto" w:date="2016-11-30T07:53:00Z"/>
          <w:lang w:eastAsia="pt-BR"/>
        </w:rPr>
        <w:pPrChange w:id="385" w:author="Rute Barbalho" w:date="2016-12-11T21:20:00Z">
          <w:pPr>
            <w:pStyle w:val="PargrafodaLista"/>
            <w:numPr>
              <w:numId w:val="24"/>
            </w:numPr>
            <w:ind w:hanging="360"/>
          </w:pPr>
        </w:pPrChange>
      </w:pPr>
    </w:p>
    <w:moveToRangeEnd w:id="354"/>
    <w:p w14:paraId="39B9AE8C" w14:textId="77777777" w:rsidR="00FB44AA" w:rsidRPr="00750DDF" w:rsidDel="00750DDF" w:rsidRDefault="00FB44AA">
      <w:pPr>
        <w:pStyle w:val="PargrafodaLista"/>
        <w:rPr>
          <w:del w:id="386" w:author="João Mendes Neto" w:date="2016-11-30T03:45:00Z"/>
          <w:u w:val="single"/>
        </w:rPr>
        <w:pPrChange w:id="387" w:author="João Mendes Neto" w:date="2016-11-30T03:45:00Z">
          <w:pPr>
            <w:ind w:left="708"/>
          </w:pPr>
        </w:pPrChange>
      </w:pPr>
    </w:p>
    <w:p w14:paraId="2369F4D2" w14:textId="1B82445E" w:rsidR="00AA184C" w:rsidRPr="009C5416" w:rsidDel="00750DDF" w:rsidRDefault="00AA184C">
      <w:pPr>
        <w:pStyle w:val="PargrafodaLista"/>
        <w:rPr>
          <w:del w:id="388" w:author="João Mendes Neto" w:date="2016-11-30T03:45:00Z"/>
          <w:highlight w:val="red"/>
          <w:rPrChange w:id="389" w:author="João Mendes Neto" w:date="2016-11-21T20:26:00Z">
            <w:rPr>
              <w:del w:id="390" w:author="João Mendes Neto" w:date="2016-11-30T03:45:00Z"/>
            </w:rPr>
          </w:rPrChange>
        </w:rPr>
        <w:pPrChange w:id="391" w:author="João Mendes Neto" w:date="2016-11-30T03:45:00Z">
          <w:pPr>
            <w:pStyle w:val="Ttulo1"/>
          </w:pPr>
        </w:pPrChange>
      </w:pPr>
      <w:commentRangeStart w:id="392"/>
      <w:del w:id="393" w:author="João Mendes Neto" w:date="2016-11-30T03:45:00Z">
        <w:r w:rsidRPr="009C5416" w:rsidDel="00750DDF">
          <w:rPr>
            <w:highlight w:val="red"/>
            <w:rPrChange w:id="394" w:author="João Mendes Neto" w:date="2016-11-21T20:26:00Z">
              <w:rPr/>
            </w:rPrChange>
          </w:rPr>
          <w:delText>Responder Comentário</w:delText>
        </w:r>
        <w:commentRangeEnd w:id="392"/>
        <w:r w:rsidR="00E357E2" w:rsidRPr="009C5416" w:rsidDel="00750DDF">
          <w:rPr>
            <w:rStyle w:val="Refdecomentrio"/>
            <w:highlight w:val="red"/>
            <w:rPrChange w:id="395" w:author="João Mendes Neto" w:date="2016-11-21T20:26:00Z">
              <w:rPr>
                <w:rStyle w:val="Refdecomentrio"/>
              </w:rPr>
            </w:rPrChange>
          </w:rPr>
          <w:commentReference w:id="392"/>
        </w:r>
      </w:del>
    </w:p>
    <w:p w14:paraId="32E1EC77" w14:textId="3C91E164" w:rsidR="00451BA7" w:rsidRPr="009C5416" w:rsidDel="00750DDF" w:rsidRDefault="00451BA7">
      <w:pPr>
        <w:pStyle w:val="PargrafodaLista"/>
        <w:rPr>
          <w:del w:id="396" w:author="João Mendes Neto" w:date="2016-11-30T03:45:00Z"/>
          <w:highlight w:val="red"/>
          <w:rPrChange w:id="397" w:author="João Mendes Neto" w:date="2016-11-21T20:26:00Z">
            <w:rPr>
              <w:del w:id="398" w:author="João Mendes Neto" w:date="2016-11-30T03:45:00Z"/>
            </w:rPr>
          </w:rPrChange>
        </w:rPr>
        <w:pPrChange w:id="399" w:author="João Mendes Neto" w:date="2016-11-30T03:45:00Z">
          <w:pPr>
            <w:ind w:firstLine="708"/>
          </w:pPr>
        </w:pPrChange>
      </w:pPr>
      <w:del w:id="400" w:author="João Mendes Neto" w:date="2016-11-30T03:45:00Z">
        <w:r w:rsidRPr="009C5416" w:rsidDel="00750DDF">
          <w:rPr>
            <w:b/>
            <w:highlight w:val="red"/>
            <w:rPrChange w:id="401" w:author="João Mendes Neto" w:date="2016-11-21T20:26:00Z">
              <w:rPr>
                <w:b/>
              </w:rPr>
            </w:rPrChange>
          </w:rPr>
          <w:delText>Pré</w:delText>
        </w:r>
        <w:r w:rsidRPr="009C5416" w:rsidDel="00750DDF">
          <w:rPr>
            <w:highlight w:val="red"/>
            <w:rPrChange w:id="402" w:author="João Mendes Neto" w:date="2016-11-21T20:26:00Z">
              <w:rPr/>
            </w:rPrChange>
          </w:rPr>
          <w:delText>: Estar autenticado no sistema, e ex</w:delText>
        </w:r>
        <w:r w:rsidR="00AB5EA2" w:rsidRPr="009C5416" w:rsidDel="00750DDF">
          <w:rPr>
            <w:highlight w:val="red"/>
            <w:rPrChange w:id="403" w:author="João Mendes Neto" w:date="2016-11-21T20:26:00Z">
              <w:rPr/>
            </w:rPrChange>
          </w:rPr>
          <w:delText>istir um comentário no</w:delText>
        </w:r>
        <w:r w:rsidRPr="009C5416" w:rsidDel="00750DDF">
          <w:rPr>
            <w:highlight w:val="red"/>
            <w:rPrChange w:id="404" w:author="João Mendes Neto" w:date="2016-11-21T20:26:00Z">
              <w:rPr/>
            </w:rPrChange>
          </w:rPr>
          <w:delText xml:space="preserve"> filme.</w:delText>
        </w:r>
      </w:del>
    </w:p>
    <w:p w14:paraId="20395258" w14:textId="78B0AFE3" w:rsidR="00451BA7" w:rsidRPr="009C5416" w:rsidDel="00750DDF" w:rsidRDefault="00451BA7">
      <w:pPr>
        <w:pStyle w:val="PargrafodaLista"/>
        <w:rPr>
          <w:del w:id="405" w:author="João Mendes Neto" w:date="2016-11-30T03:45:00Z"/>
          <w:highlight w:val="red"/>
          <w:rPrChange w:id="406" w:author="João Mendes Neto" w:date="2016-11-21T20:26:00Z">
            <w:rPr>
              <w:del w:id="407" w:author="João Mendes Neto" w:date="2016-11-30T03:45:00Z"/>
            </w:rPr>
          </w:rPrChange>
        </w:rPr>
        <w:pPrChange w:id="408" w:author="João Mendes Neto" w:date="2016-11-30T03:45:00Z">
          <w:pPr/>
        </w:pPrChange>
      </w:pPr>
      <w:commentRangeStart w:id="409"/>
      <w:del w:id="410" w:author="João Mendes Neto" w:date="2016-11-30T03:45:00Z">
        <w:r w:rsidRPr="009C5416" w:rsidDel="00750DDF">
          <w:rPr>
            <w:highlight w:val="red"/>
            <w:rPrChange w:id="411" w:author="João Mendes Neto" w:date="2016-11-21T20:26:00Z">
              <w:rPr/>
            </w:rPrChange>
          </w:rPr>
          <w:tab/>
        </w:r>
        <w:r w:rsidRPr="009C5416" w:rsidDel="00750DDF">
          <w:rPr>
            <w:b/>
            <w:highlight w:val="red"/>
            <w:rPrChange w:id="412" w:author="João Mendes Neto" w:date="2016-11-21T20:26:00Z">
              <w:rPr>
                <w:b/>
              </w:rPr>
            </w:rPrChange>
          </w:rPr>
          <w:delText>Pós</w:delText>
        </w:r>
        <w:r w:rsidRPr="009C5416" w:rsidDel="00750DDF">
          <w:rPr>
            <w:highlight w:val="red"/>
            <w:rPrChange w:id="413" w:author="João Mendes Neto" w:date="2016-11-21T20:26:00Z">
              <w:rPr/>
            </w:rPrChange>
          </w:rPr>
          <w:delText>:</w:delText>
        </w:r>
      </w:del>
      <w:ins w:id="414" w:author="João Mendes Lopes Neto" w:date="2016-06-29T11:06:00Z">
        <w:del w:id="415" w:author="João Mendes Neto" w:date="2016-11-30T03:45:00Z">
          <w:r w:rsidR="00A34837" w:rsidRPr="009C5416" w:rsidDel="00750DDF">
            <w:rPr>
              <w:highlight w:val="red"/>
              <w:rPrChange w:id="416" w:author="João Mendes Neto" w:date="2016-11-21T20:26:00Z">
                <w:rPr/>
              </w:rPrChange>
            </w:rPr>
            <w:delText xml:space="preserve"> A</w:delText>
          </w:r>
        </w:del>
      </w:ins>
      <w:del w:id="417" w:author="João Mendes Neto" w:date="2016-11-30T03:45:00Z">
        <w:r w:rsidRPr="009C5416" w:rsidDel="00750DDF">
          <w:rPr>
            <w:highlight w:val="red"/>
            <w:rPrChange w:id="418" w:author="João Mendes Neto" w:date="2016-11-21T20:26:00Z">
              <w:rPr/>
            </w:rPrChange>
          </w:rPr>
          <w:delText xml:space="preserve"> Apresentar a </w:delText>
        </w:r>
      </w:del>
      <w:ins w:id="419" w:author="João Mendes Lopes Neto" w:date="2016-06-29T11:06:00Z">
        <w:del w:id="420" w:author="João Mendes Neto" w:date="2016-11-30T03:45:00Z">
          <w:r w:rsidR="00A34837" w:rsidRPr="009C5416" w:rsidDel="00750DDF">
            <w:rPr>
              <w:highlight w:val="red"/>
              <w:rPrChange w:id="421" w:author="João Mendes Neto" w:date="2016-11-21T20:26:00Z">
                <w:rPr/>
              </w:rPrChange>
            </w:rPr>
            <w:delText xml:space="preserve"> </w:delText>
          </w:r>
        </w:del>
      </w:ins>
      <w:del w:id="422" w:author="João Mendes Neto" w:date="2016-11-30T03:45:00Z">
        <w:r w:rsidRPr="009C5416" w:rsidDel="00750DDF">
          <w:rPr>
            <w:highlight w:val="red"/>
            <w:rPrChange w:id="423" w:author="João Mendes Neto" w:date="2016-11-21T20:26:00Z">
              <w:rPr/>
            </w:rPrChange>
          </w:rPr>
          <w:delText xml:space="preserve">resposta </w:delText>
        </w:r>
      </w:del>
      <w:ins w:id="424" w:author="João Mendes Lopes Neto" w:date="2016-06-29T11:06:00Z">
        <w:del w:id="425" w:author="João Mendes Neto" w:date="2016-11-30T03:45:00Z">
          <w:r w:rsidR="00A34837" w:rsidRPr="009C5416" w:rsidDel="00750DDF">
            <w:rPr>
              <w:highlight w:val="red"/>
              <w:rPrChange w:id="426" w:author="João Mendes Neto" w:date="2016-11-21T20:26:00Z">
                <w:rPr/>
              </w:rPrChange>
            </w:rPr>
            <w:delText>é criada na p</w:delText>
          </w:r>
        </w:del>
      </w:ins>
      <w:ins w:id="427" w:author="João Mendes Lopes Neto" w:date="2016-06-29T11:07:00Z">
        <w:del w:id="428" w:author="João Mendes Neto" w:date="2016-11-30T03:45:00Z">
          <w:r w:rsidR="00A34837" w:rsidRPr="009C5416" w:rsidDel="00750DDF">
            <w:rPr>
              <w:highlight w:val="red"/>
              <w:rPrChange w:id="429" w:author="João Mendes Neto" w:date="2016-11-21T20:26:00Z">
                <w:rPr/>
              </w:rPrChange>
            </w:rPr>
            <w:delText>ágina do filme; o usuário que fez o comentário recebe uma notificação; um</w:delText>
          </w:r>
        </w:del>
      </w:ins>
      <w:ins w:id="430" w:author="João Mendes Lopes Neto" w:date="2016-06-29T11:08:00Z">
        <w:del w:id="431" w:author="João Mendes Neto" w:date="2016-11-30T03:45:00Z">
          <w:r w:rsidR="00A34837" w:rsidRPr="009C5416" w:rsidDel="00750DDF">
            <w:rPr>
              <w:highlight w:val="red"/>
              <w:rPrChange w:id="432" w:author="João Mendes Neto" w:date="2016-11-21T20:26:00Z">
                <w:rPr/>
              </w:rPrChange>
            </w:rPr>
            <w:delText xml:space="preserve"> </w:delText>
          </w:r>
        </w:del>
      </w:ins>
      <w:ins w:id="433" w:author="João Mendes Lopes Neto" w:date="2016-06-29T11:07:00Z">
        <w:del w:id="434" w:author="João Mendes Neto" w:date="2016-11-30T03:45:00Z">
          <w:r w:rsidR="00A34837" w:rsidRPr="009C5416" w:rsidDel="00750DDF">
            <w:rPr>
              <w:highlight w:val="red"/>
              <w:rPrChange w:id="435" w:author="João Mendes Neto" w:date="2016-11-21T20:26:00Z">
                <w:rPr/>
              </w:rPrChange>
            </w:rPr>
            <w:delText>post é gerada na linha do tempo dos seguidores do usuário que respondeu o comentário</w:delText>
          </w:r>
        </w:del>
      </w:ins>
      <w:del w:id="436" w:author="João Mendes Neto" w:date="2016-11-30T03:45:00Z">
        <w:r w:rsidRPr="009C5416" w:rsidDel="00750DDF">
          <w:rPr>
            <w:highlight w:val="red"/>
            <w:rPrChange w:id="437" w:author="João Mendes Neto" w:date="2016-11-21T20:26:00Z">
              <w:rPr/>
            </w:rPrChange>
          </w:rPr>
          <w:delText>enviada para os outros usuários que visitarem o filme visualizarem.</w:delText>
        </w:r>
        <w:commentRangeEnd w:id="409"/>
        <w:r w:rsidR="00E357E2" w:rsidRPr="009C5416" w:rsidDel="00750DDF">
          <w:rPr>
            <w:rStyle w:val="Refdecomentrio"/>
            <w:highlight w:val="red"/>
            <w:rPrChange w:id="438" w:author="João Mendes Neto" w:date="2016-11-21T20:26:00Z">
              <w:rPr>
                <w:rStyle w:val="Refdecomentrio"/>
              </w:rPr>
            </w:rPrChange>
          </w:rPr>
          <w:commentReference w:id="409"/>
        </w:r>
      </w:del>
    </w:p>
    <w:p w14:paraId="5218CDE3" w14:textId="55EBDFF7" w:rsidR="004605F7" w:rsidRPr="009C5416" w:rsidDel="00750DDF" w:rsidRDefault="00FB44AA">
      <w:pPr>
        <w:pStyle w:val="PargrafodaLista"/>
        <w:rPr>
          <w:del w:id="439" w:author="João Mendes Neto" w:date="2016-11-30T03:45:00Z"/>
          <w:highlight w:val="red"/>
          <w:rPrChange w:id="440" w:author="João Mendes Neto" w:date="2016-11-21T20:26:00Z">
            <w:rPr>
              <w:del w:id="441" w:author="João Mendes Neto" w:date="2016-11-30T03:45:00Z"/>
            </w:rPr>
          </w:rPrChange>
        </w:rPr>
        <w:pPrChange w:id="442" w:author="João Mendes Neto" w:date="2016-11-30T03:45:00Z">
          <w:pPr/>
        </w:pPrChange>
      </w:pPr>
      <w:del w:id="443" w:author="João Mendes Neto" w:date="2016-11-30T03:45:00Z">
        <w:r w:rsidRPr="009C5416" w:rsidDel="00750DDF">
          <w:rPr>
            <w:b/>
            <w:highlight w:val="red"/>
            <w:rPrChange w:id="444" w:author="João Mendes Neto" w:date="2016-11-21T20:26:00Z">
              <w:rPr>
                <w:b/>
              </w:rPr>
            </w:rPrChange>
          </w:rPr>
          <w:delText>Fluxo Básico</w:delText>
        </w:r>
        <w:r w:rsidR="00451BA7" w:rsidRPr="009C5416" w:rsidDel="00750DDF">
          <w:rPr>
            <w:highlight w:val="red"/>
            <w:rPrChange w:id="445" w:author="João Mendes Neto" w:date="2016-11-21T20:26:00Z">
              <w:rPr/>
            </w:rPrChange>
          </w:rPr>
          <w:delText xml:space="preserve">: </w:delText>
        </w:r>
      </w:del>
    </w:p>
    <w:p w14:paraId="1C9F6817" w14:textId="1C91869A" w:rsidR="00FB44AA" w:rsidRPr="009C5416" w:rsidDel="00750DDF" w:rsidRDefault="00FB44AA">
      <w:pPr>
        <w:pStyle w:val="PargrafodaLista"/>
        <w:rPr>
          <w:del w:id="446" w:author="João Mendes Neto" w:date="2016-11-30T03:45:00Z"/>
          <w:highlight w:val="red"/>
          <w:rPrChange w:id="447" w:author="João Mendes Neto" w:date="2016-11-21T20:26:00Z">
            <w:rPr>
              <w:del w:id="448" w:author="João Mendes Neto" w:date="2016-11-30T03:45:00Z"/>
            </w:rPr>
          </w:rPrChange>
        </w:rPr>
        <w:pPrChange w:id="449" w:author="João Mendes Neto" w:date="2016-11-30T03:45:00Z">
          <w:pPr>
            <w:pStyle w:val="PargrafodaLista"/>
            <w:numPr>
              <w:numId w:val="6"/>
            </w:numPr>
            <w:ind w:hanging="360"/>
          </w:pPr>
        </w:pPrChange>
      </w:pPr>
      <w:del w:id="450" w:author="João Mendes Neto" w:date="2016-11-30T03:45:00Z">
        <w:r w:rsidRPr="009C5416" w:rsidDel="00750DDF">
          <w:rPr>
            <w:highlight w:val="red"/>
            <w:rPrChange w:id="451" w:author="João Mendes Neto" w:date="2016-11-21T20:26:00Z">
              <w:rPr/>
            </w:rPrChange>
          </w:rPr>
          <w:delText>Usuário clica em “responder” no comentário de outro usuário.</w:delText>
        </w:r>
      </w:del>
    </w:p>
    <w:p w14:paraId="2A69000A" w14:textId="2248FA35" w:rsidR="00FB44AA" w:rsidRPr="009C5416" w:rsidDel="00750DDF" w:rsidRDefault="00FB44AA">
      <w:pPr>
        <w:pStyle w:val="PargrafodaLista"/>
        <w:rPr>
          <w:del w:id="452" w:author="João Mendes Neto" w:date="2016-11-30T03:45:00Z"/>
          <w:highlight w:val="red"/>
          <w:rPrChange w:id="453" w:author="João Mendes Neto" w:date="2016-11-21T20:26:00Z">
            <w:rPr>
              <w:del w:id="454" w:author="João Mendes Neto" w:date="2016-11-30T03:45:00Z"/>
            </w:rPr>
          </w:rPrChange>
        </w:rPr>
        <w:pPrChange w:id="455" w:author="João Mendes Neto" w:date="2016-11-30T03:45:00Z">
          <w:pPr>
            <w:pStyle w:val="PargrafodaLista"/>
            <w:numPr>
              <w:numId w:val="6"/>
            </w:numPr>
            <w:ind w:hanging="360"/>
          </w:pPr>
        </w:pPrChange>
      </w:pPr>
      <w:del w:id="456" w:author="João Mendes Neto" w:date="2016-11-30T03:45:00Z">
        <w:r w:rsidRPr="009C5416" w:rsidDel="00750DDF">
          <w:rPr>
            <w:highlight w:val="red"/>
            <w:rPrChange w:id="457" w:author="João Mendes Neto" w:date="2016-11-21T20:26:00Z">
              <w:rPr/>
            </w:rPrChange>
          </w:rPr>
          <w:delText>Sistema abre uma caixa de texto para que o Usuário comente.</w:delText>
        </w:r>
      </w:del>
    </w:p>
    <w:p w14:paraId="193356A1" w14:textId="53ED14F5" w:rsidR="00FB44AA" w:rsidRPr="009C5416" w:rsidDel="00750DDF" w:rsidRDefault="00FB44AA">
      <w:pPr>
        <w:pStyle w:val="PargrafodaLista"/>
        <w:rPr>
          <w:del w:id="458" w:author="João Mendes Neto" w:date="2016-11-30T03:45:00Z"/>
          <w:highlight w:val="red"/>
          <w:rPrChange w:id="459" w:author="João Mendes Neto" w:date="2016-11-21T20:26:00Z">
            <w:rPr>
              <w:del w:id="460" w:author="João Mendes Neto" w:date="2016-11-30T03:45:00Z"/>
            </w:rPr>
          </w:rPrChange>
        </w:rPr>
        <w:pPrChange w:id="461" w:author="João Mendes Neto" w:date="2016-11-30T03:45:00Z">
          <w:pPr>
            <w:pStyle w:val="PargrafodaLista"/>
            <w:numPr>
              <w:numId w:val="6"/>
            </w:numPr>
            <w:ind w:hanging="360"/>
          </w:pPr>
        </w:pPrChange>
      </w:pPr>
      <w:del w:id="462" w:author="João Mendes Neto" w:date="2016-11-30T03:45:00Z">
        <w:r w:rsidRPr="009C5416" w:rsidDel="00750DDF">
          <w:rPr>
            <w:highlight w:val="red"/>
            <w:rPrChange w:id="463" w:author="João Mendes Neto" w:date="2016-11-21T20:26:00Z">
              <w:rPr/>
            </w:rPrChange>
          </w:rPr>
          <w:delText>O usuário digita e envia a resposta. O sistema registra o comentário e o caso de uso termina.</w:delText>
        </w:r>
      </w:del>
    </w:p>
    <w:p w14:paraId="618F0D8B" w14:textId="77777777" w:rsidR="004605F7" w:rsidRPr="004605F7" w:rsidRDefault="004605F7">
      <w:pPr>
        <w:pStyle w:val="PargrafodaLista"/>
        <w:pPrChange w:id="464" w:author="João Mendes Neto" w:date="2016-11-30T03:45:00Z">
          <w:pPr/>
        </w:pPrChange>
      </w:pPr>
    </w:p>
    <w:p w14:paraId="1DB48AF8" w14:textId="77777777" w:rsidR="00ED005F" w:rsidRDefault="00ED005F" w:rsidP="00ED005F">
      <w:pPr>
        <w:pStyle w:val="Ttulo1"/>
        <w:rPr>
          <w:moveTo w:id="465" w:author="João Mendes Neto" w:date="2016-11-30T08:10:00Z"/>
        </w:rPr>
      </w:pPr>
      <w:moveToRangeStart w:id="466" w:author="João Mendes Neto" w:date="2016-11-30T08:10:00Z" w:name="move468255767"/>
      <w:commentRangeStart w:id="467"/>
      <w:moveTo w:id="468" w:author="João Mendes Neto" w:date="2016-11-30T08:10:00Z">
        <w:r>
          <w:t>Comentar no post</w:t>
        </w:r>
        <w:commentRangeEnd w:id="467"/>
        <w:r>
          <w:rPr>
            <w:rStyle w:val="Refdecomentrio"/>
            <w:lang w:eastAsia="en-US"/>
          </w:rPr>
          <w:commentReference w:id="467"/>
        </w:r>
      </w:moveTo>
    </w:p>
    <w:p w14:paraId="324419B8" w14:textId="77777777" w:rsidR="00ED005F" w:rsidRDefault="00ED005F" w:rsidP="00ED005F">
      <w:pPr>
        <w:ind w:left="708"/>
        <w:rPr>
          <w:moveTo w:id="469" w:author="João Mendes Neto" w:date="2016-11-30T08:10:00Z"/>
          <w:lang w:eastAsia="pt-BR"/>
        </w:rPr>
      </w:pPr>
      <w:moveTo w:id="470" w:author="João Mendes Neto" w:date="2016-11-30T08:10:00Z">
        <w:r>
          <w:rPr>
            <w:b/>
            <w:lang w:eastAsia="pt-BR"/>
          </w:rPr>
          <w:t xml:space="preserve">Pré: </w:t>
        </w:r>
        <w:r>
          <w:rPr>
            <w:lang w:eastAsia="pt-BR"/>
          </w:rPr>
          <w:t>Estar autenticado no sistema e estar seguindo algum outro usuário.</w:t>
        </w:r>
      </w:moveTo>
    </w:p>
    <w:p w14:paraId="799B8893" w14:textId="77777777" w:rsidR="00ED005F" w:rsidRDefault="00ED005F" w:rsidP="00ED005F">
      <w:pPr>
        <w:ind w:left="708"/>
        <w:rPr>
          <w:moveTo w:id="471" w:author="João Mendes Neto" w:date="2016-11-30T08:10:00Z"/>
          <w:lang w:eastAsia="pt-BR"/>
        </w:rPr>
      </w:pPr>
      <w:moveTo w:id="472" w:author="João Mendes Neto" w:date="2016-11-30T08:10:00Z">
        <w:r>
          <w:rPr>
            <w:b/>
            <w:lang w:eastAsia="pt-BR"/>
          </w:rPr>
          <w:t>Pós:</w:t>
        </w:r>
        <w:r>
          <w:rPr>
            <w:lang w:eastAsia="pt-BR"/>
          </w:rPr>
          <w:t xml:space="preserve"> Comentário feito no post estará disponível para outros usuários e aparece na linha de tempo dos seguidores de quem comentou.</w:t>
        </w:r>
      </w:moveTo>
    </w:p>
    <w:p w14:paraId="5ED35C59" w14:textId="77777777" w:rsidR="00ED005F" w:rsidRDefault="00ED005F" w:rsidP="00ED005F">
      <w:pPr>
        <w:rPr>
          <w:moveTo w:id="473" w:author="João Mendes Neto" w:date="2016-11-30T08:10:00Z"/>
          <w:lang w:eastAsia="pt-BR"/>
        </w:rPr>
      </w:pPr>
      <w:moveTo w:id="474" w:author="João Mendes Neto" w:date="2016-11-30T08:10:00Z">
        <w:r>
          <w:rPr>
            <w:b/>
            <w:lang w:eastAsia="pt-BR"/>
          </w:rPr>
          <w:t>Fluxo Básico:</w:t>
        </w:r>
      </w:moveTo>
    </w:p>
    <w:p w14:paraId="6D8AA05D" w14:textId="77777777" w:rsidR="00ED005F" w:rsidRDefault="00ED005F" w:rsidP="00ED005F">
      <w:pPr>
        <w:pStyle w:val="PargrafodaLista"/>
        <w:numPr>
          <w:ilvl w:val="0"/>
          <w:numId w:val="25"/>
        </w:numPr>
        <w:rPr>
          <w:moveTo w:id="475" w:author="João Mendes Neto" w:date="2016-11-30T08:10:00Z"/>
          <w:lang w:eastAsia="pt-BR"/>
        </w:rPr>
      </w:pPr>
      <w:moveTo w:id="476" w:author="João Mendes Neto" w:date="2016-11-30T08:10:00Z">
        <w:r>
          <w:rPr>
            <w:lang w:eastAsia="pt-BR"/>
          </w:rPr>
          <w:t>Usuário escreve no campo e envia o comentário.</w:t>
        </w:r>
      </w:moveTo>
    </w:p>
    <w:p w14:paraId="7A370E69" w14:textId="4EF08990" w:rsidR="00ED005F" w:rsidRDefault="00ED005F" w:rsidP="00ED005F">
      <w:pPr>
        <w:pStyle w:val="PargrafodaLista"/>
        <w:numPr>
          <w:ilvl w:val="0"/>
          <w:numId w:val="25"/>
        </w:numPr>
        <w:rPr>
          <w:ins w:id="477" w:author="Rute Barbalho" w:date="2016-12-11T22:11:00Z"/>
          <w:lang w:eastAsia="pt-BR"/>
        </w:rPr>
      </w:pPr>
      <w:moveTo w:id="478" w:author="João Mendes Neto" w:date="2016-11-30T08:10:00Z">
        <w:r>
          <w:rPr>
            <w:lang w:eastAsia="pt-BR"/>
          </w:rPr>
          <w:t>Sistema registra o comentário, deixando disponível para os demais</w:t>
        </w:r>
        <w:del w:id="479" w:author="João Mendes Neto" w:date="2016-11-30T08:17:00Z">
          <w:r w:rsidDel="009F70AD">
            <w:rPr>
              <w:lang w:eastAsia="pt-BR"/>
            </w:rPr>
            <w:delText xml:space="preserve"> e caso de uso termina</w:delText>
          </w:r>
        </w:del>
        <w:r>
          <w:rPr>
            <w:lang w:eastAsia="pt-BR"/>
          </w:rPr>
          <w:t>.</w:t>
        </w:r>
      </w:moveTo>
    </w:p>
    <w:p w14:paraId="7CDA261C" w14:textId="57F50757" w:rsidR="00963D64" w:rsidRDefault="00963D64">
      <w:pPr>
        <w:pStyle w:val="PargrafodaLista"/>
        <w:rPr>
          <w:ins w:id="480" w:author="Rute Barbalho" w:date="2016-12-11T22:11:00Z"/>
          <w:lang w:eastAsia="pt-BR"/>
        </w:rPr>
        <w:pPrChange w:id="481" w:author="Rute Barbalho" w:date="2016-12-11T22:11:00Z">
          <w:pPr>
            <w:pStyle w:val="PargrafodaLista"/>
            <w:numPr>
              <w:numId w:val="25"/>
            </w:numPr>
            <w:ind w:hanging="360"/>
          </w:pPr>
        </w:pPrChange>
      </w:pPr>
    </w:p>
    <w:p w14:paraId="6E278884" w14:textId="781A607B" w:rsidR="00963D64" w:rsidRDefault="00963D64">
      <w:pPr>
        <w:pStyle w:val="PargrafodaLista"/>
        <w:rPr>
          <w:moveTo w:id="482" w:author="João Mendes Neto" w:date="2016-11-30T08:10:00Z"/>
          <w:lang w:eastAsia="pt-BR"/>
        </w:rPr>
        <w:pPrChange w:id="483" w:author="Rute Barbalho" w:date="2016-12-11T22:11:00Z">
          <w:pPr>
            <w:pStyle w:val="PargrafodaLista"/>
            <w:numPr>
              <w:numId w:val="25"/>
            </w:numPr>
            <w:ind w:hanging="360"/>
          </w:pPr>
        </w:pPrChange>
      </w:pPr>
      <w:ins w:id="484" w:author="Rute Barbalho" w:date="2016-12-11T22:11:00Z">
        <w:r>
          <w:rPr>
            <w:noProof/>
            <w:lang w:eastAsia="pt-BR"/>
          </w:rPr>
          <w:lastRenderedPageBreak/>
          <w:drawing>
            <wp:inline distT="0" distB="0" distL="0" distR="0" wp14:anchorId="26F43A35" wp14:editId="1F731CFD">
              <wp:extent cx="3864395" cy="4610100"/>
              <wp:effectExtent l="0" t="0" r="3175" b="0"/>
              <wp:docPr id="23" name="Imagem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3" name="perfil01.png"/>
                      <pic:cNvPicPr/>
                    </pic:nvPicPr>
                    <pic:blipFill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72226" cy="461944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D30D173" w14:textId="77777777" w:rsidR="00ED005F" w:rsidRDefault="00ED005F" w:rsidP="00ED005F">
      <w:pPr>
        <w:rPr>
          <w:moveTo w:id="485" w:author="João Mendes Neto" w:date="2016-11-30T08:10:00Z"/>
          <w:lang w:eastAsia="pt-BR"/>
        </w:rPr>
      </w:pPr>
    </w:p>
    <w:moveToRangeEnd w:id="466"/>
    <w:p w14:paraId="48076A08" w14:textId="782A23FD" w:rsidR="00AA184C" w:rsidRPr="00C35780" w:rsidRDefault="00AA184C" w:rsidP="00ED005F">
      <w:pPr>
        <w:pStyle w:val="Ttulo1"/>
      </w:pPr>
      <w:commentRangeStart w:id="486"/>
      <w:del w:id="487" w:author="João Mendes Neto" w:date="2016-11-30T08:09:00Z">
        <w:r w:rsidRPr="00C35780" w:rsidDel="00ED005F">
          <w:delText>“</w:delText>
        </w:r>
      </w:del>
      <w:r w:rsidRPr="00C35780">
        <w:t>Positivar ou Negativar</w:t>
      </w:r>
      <w:del w:id="488" w:author="João Mendes Neto" w:date="2016-11-30T08:09:00Z">
        <w:r w:rsidRPr="00C35780" w:rsidDel="00ED005F">
          <w:delText>”</w:delText>
        </w:r>
      </w:del>
      <w:r w:rsidRPr="00C35780">
        <w:t xml:space="preserve"> </w:t>
      </w:r>
      <w:r w:rsidR="0002444A">
        <w:t>um</w:t>
      </w:r>
      <w:r w:rsidR="00AB5EA2">
        <w:t xml:space="preserve"> </w:t>
      </w:r>
      <w:r w:rsidR="0002444A">
        <w:t>comentário</w:t>
      </w:r>
      <w:commentRangeEnd w:id="486"/>
      <w:r w:rsidR="00E357E2">
        <w:rPr>
          <w:rStyle w:val="Refdecomentrio"/>
          <w:lang w:eastAsia="en-US"/>
        </w:rPr>
        <w:commentReference w:id="486"/>
      </w:r>
    </w:p>
    <w:p w14:paraId="5F7B9B42" w14:textId="77777777" w:rsidR="00451BA7" w:rsidRDefault="00451BA7" w:rsidP="00C35780">
      <w:pPr>
        <w:ind w:firstLine="708"/>
      </w:pPr>
      <w:r w:rsidRPr="00236F96">
        <w:rPr>
          <w:b/>
        </w:rPr>
        <w:t>Pré</w:t>
      </w:r>
      <w:r>
        <w:t>: Estar autenticado no sist</w:t>
      </w:r>
      <w:r w:rsidR="00B868F4">
        <w:t>ema</w:t>
      </w:r>
      <w:del w:id="489" w:author="Alexandre Lima" w:date="2016-06-20T18:59:00Z">
        <w:r w:rsidR="00B868F4" w:rsidDel="00E357E2">
          <w:delText>,</w:delText>
        </w:r>
      </w:del>
      <w:r w:rsidR="00B868F4">
        <w:t xml:space="preserve"> e existir </w:t>
      </w:r>
      <w:r w:rsidR="0002444A">
        <w:t>um</w:t>
      </w:r>
      <w:r w:rsidR="00DC4CDA">
        <w:t xml:space="preserve"> comentário em um</w:t>
      </w:r>
      <w:r>
        <w:t xml:space="preserve"> filme</w:t>
      </w:r>
      <w:r w:rsidR="00DC4CDA">
        <w:t xml:space="preserve"> ou </w:t>
      </w:r>
      <w:ins w:id="490" w:author="Alexandre Lima" w:date="2016-06-20T19:03:00Z">
        <w:r w:rsidR="00962CC8">
          <w:t xml:space="preserve">em um </w:t>
        </w:r>
      </w:ins>
      <w:r w:rsidR="00DC4CDA">
        <w:t>post</w:t>
      </w:r>
      <w:r>
        <w:t>.</w:t>
      </w:r>
    </w:p>
    <w:p w14:paraId="24001177" w14:textId="030BF59E" w:rsidR="00AB5EA2" w:rsidDel="00963D64" w:rsidRDefault="00451BA7" w:rsidP="00D90780">
      <w:pPr>
        <w:rPr>
          <w:del w:id="491" w:author="João Mendes Neto" w:date="2016-11-30T03:45:00Z"/>
        </w:rPr>
      </w:pPr>
      <w:r>
        <w:tab/>
      </w:r>
      <w:del w:id="492" w:author="João Mendes Neto" w:date="2016-11-30T08:09:00Z">
        <w:r w:rsidR="00AB5EA2" w:rsidDel="00ED005F">
          <w:tab/>
        </w:r>
      </w:del>
      <w:r w:rsidRPr="00236F96">
        <w:rPr>
          <w:b/>
        </w:rPr>
        <w:t>Pós</w:t>
      </w:r>
      <w:r>
        <w:t xml:space="preserve">: </w:t>
      </w:r>
      <w:ins w:id="493" w:author="João Mendes Lopes Neto" w:date="2016-06-29T11:10:00Z">
        <w:r w:rsidR="00A629B8">
          <w:t>A quantidade de avaliações é alterada, sendo ordenados os comentários com mais avaliações</w:t>
        </w:r>
      </w:ins>
      <w:commentRangeStart w:id="494"/>
      <w:del w:id="495" w:author="João Mendes Lopes Neto" w:date="2016-06-29T11:11:00Z">
        <w:r w:rsidDel="00A629B8">
          <w:delText xml:space="preserve">Apresentar a avaliação dada para </w:delText>
        </w:r>
        <w:r w:rsidR="00AB5EA2" w:rsidDel="00A629B8">
          <w:delText>ação,</w:delText>
        </w:r>
        <w:r w:rsidDel="00A629B8">
          <w:delText xml:space="preserve"> quantificando</w:delText>
        </w:r>
        <w:r w:rsidR="00AB5EA2" w:rsidDel="00A629B8">
          <w:delText xml:space="preserve"> e ordenando, no caso de um comentário, pelas suas avaliações positivas</w:delText>
        </w:r>
        <w:r w:rsidDel="00A629B8">
          <w:delText>.</w:delText>
        </w:r>
        <w:r w:rsidR="00AB5EA2" w:rsidDel="00A629B8">
          <w:delText xml:space="preserve"> </w:delText>
        </w:r>
      </w:del>
      <w:del w:id="496" w:author="João Mendes Lopes Neto" w:date="2016-06-29T11:09:00Z">
        <w:r w:rsidR="00AB5EA2" w:rsidDel="00A34837">
          <w:delText>Notificar o</w:delText>
        </w:r>
      </w:del>
      <w:ins w:id="497" w:author="João Mendes Lopes Neto" w:date="2016-06-29T11:09:00Z">
        <w:r w:rsidR="00A629B8">
          <w:t>; o</w:t>
        </w:r>
      </w:ins>
      <w:r w:rsidR="00AB5EA2">
        <w:t xml:space="preserve"> usuário que teve a ação “positivada” ou “negativada”</w:t>
      </w:r>
      <w:ins w:id="498" w:author="João Mendes Lopes Neto" w:date="2016-06-29T11:09:00Z">
        <w:r w:rsidR="00A34837">
          <w:t xml:space="preserve"> é notificado</w:t>
        </w:r>
      </w:ins>
      <w:r w:rsidR="00AB5EA2">
        <w:t>.</w:t>
      </w:r>
      <w:commentRangeEnd w:id="494"/>
      <w:r w:rsidR="00962CC8">
        <w:rPr>
          <w:rStyle w:val="Refdecomentrio"/>
        </w:rPr>
        <w:commentReference w:id="494"/>
      </w:r>
    </w:p>
    <w:p w14:paraId="7CDA6505" w14:textId="61625A9E" w:rsidR="00963D64" w:rsidRDefault="00963D64" w:rsidP="00AB5EA2">
      <w:pPr>
        <w:pStyle w:val="Ttulo1"/>
        <w:numPr>
          <w:ilvl w:val="0"/>
          <w:numId w:val="0"/>
        </w:numPr>
        <w:ind w:left="284" w:hanging="284"/>
        <w:rPr>
          <w:ins w:id="499" w:author="Rute Barbalho" w:date="2016-12-11T22:11:00Z"/>
          <w:lang w:eastAsia="en-US"/>
        </w:rPr>
      </w:pPr>
    </w:p>
    <w:p w14:paraId="153B3C3D" w14:textId="48BC728D" w:rsidR="00963D64" w:rsidRPr="00963D64" w:rsidRDefault="00963D64">
      <w:pPr>
        <w:rPr>
          <w:ins w:id="500" w:author="Rute Barbalho" w:date="2016-12-11T22:11:00Z"/>
          <w:rPrChange w:id="501" w:author="Rute Barbalho" w:date="2016-12-11T22:11:00Z">
            <w:rPr>
              <w:ins w:id="502" w:author="Rute Barbalho" w:date="2016-12-11T22:11:00Z"/>
            </w:rPr>
          </w:rPrChange>
        </w:rPr>
        <w:pPrChange w:id="503" w:author="Rute Barbalho" w:date="2016-12-11T22:11:00Z">
          <w:pPr>
            <w:pStyle w:val="Ttulo1"/>
            <w:numPr>
              <w:numId w:val="0"/>
            </w:numPr>
            <w:ind w:left="0" w:firstLine="0"/>
          </w:pPr>
        </w:pPrChange>
      </w:pPr>
      <w:ins w:id="504" w:author="Rute Barbalho" w:date="2016-12-11T22:14:00Z">
        <w:r>
          <w:rPr>
            <w:noProof/>
            <w:lang w:eastAsia="pt-BR"/>
          </w:rPr>
          <w:lastRenderedPageBreak/>
          <w:drawing>
            <wp:inline distT="0" distB="0" distL="0" distR="0" wp14:anchorId="008373FA" wp14:editId="6AE23E29">
              <wp:extent cx="4333875" cy="4333875"/>
              <wp:effectExtent l="0" t="0" r="9525" b="9525"/>
              <wp:docPr id="25" name="Imagem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" name="cartaz.png"/>
                      <pic:cNvPicPr/>
                    </pic:nvPicPr>
                    <pic:blipFill>
                      <a:blip r:embed="rId2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3875" cy="43338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1AAB795" w14:textId="5E95D043" w:rsidR="00D90780" w:rsidDel="00295F9A" w:rsidRDefault="00D90780">
      <w:pPr>
        <w:pStyle w:val="Ttulo1"/>
        <w:numPr>
          <w:ilvl w:val="0"/>
          <w:numId w:val="0"/>
        </w:numPr>
        <w:ind w:left="284" w:hanging="284"/>
        <w:rPr>
          <w:del w:id="505" w:author="João Mendes Neto" w:date="2016-11-30T07:36:00Z"/>
        </w:rPr>
        <w:pPrChange w:id="506" w:author="João Mendes Neto" w:date="2016-11-30T03:45:00Z">
          <w:pPr/>
        </w:pPrChange>
      </w:pPr>
    </w:p>
    <w:p w14:paraId="6B1E6452" w14:textId="77777777" w:rsidR="00295F9A" w:rsidRDefault="00295F9A" w:rsidP="00D90780">
      <w:pPr>
        <w:rPr>
          <w:ins w:id="507" w:author="João Mendes Neto" w:date="2016-11-30T07:36:00Z"/>
          <w:b/>
        </w:rPr>
      </w:pPr>
    </w:p>
    <w:p w14:paraId="7D518F30" w14:textId="77777777" w:rsidR="004605F7" w:rsidRDefault="00FB44AA" w:rsidP="00D90780">
      <w:r>
        <w:rPr>
          <w:b/>
        </w:rPr>
        <w:t>Fluxo Básico</w:t>
      </w:r>
      <w:r w:rsidR="00451BA7">
        <w:t xml:space="preserve">: </w:t>
      </w:r>
    </w:p>
    <w:p w14:paraId="3CEF3041" w14:textId="77777777" w:rsidR="001021CB" w:rsidRDefault="00B868F4">
      <w:pPr>
        <w:pStyle w:val="PargrafodaLista"/>
        <w:numPr>
          <w:ilvl w:val="0"/>
          <w:numId w:val="8"/>
        </w:numPr>
        <w:ind w:left="709"/>
        <w:pPrChange w:id="508" w:author="João Mendes Neto" w:date="2016-11-30T08:09:00Z">
          <w:pPr>
            <w:pStyle w:val="PargrafodaLista"/>
            <w:numPr>
              <w:numId w:val="8"/>
            </w:numPr>
            <w:ind w:left="1425" w:hanging="360"/>
          </w:pPr>
        </w:pPrChange>
      </w:pPr>
      <w:r>
        <w:t>Usuário clica no polegar positivo ou negativo</w:t>
      </w:r>
    </w:p>
    <w:p w14:paraId="3F1B055B" w14:textId="77777777" w:rsidR="00B868F4" w:rsidRDefault="00B868F4">
      <w:pPr>
        <w:pStyle w:val="PargrafodaLista"/>
        <w:numPr>
          <w:ilvl w:val="0"/>
          <w:numId w:val="8"/>
        </w:numPr>
        <w:ind w:left="709"/>
        <w:pPrChange w:id="509" w:author="João Mendes Neto" w:date="2016-11-30T08:09:00Z">
          <w:pPr>
            <w:pStyle w:val="PargrafodaLista"/>
            <w:numPr>
              <w:numId w:val="8"/>
            </w:numPr>
            <w:ind w:left="1425" w:hanging="360"/>
          </w:pPr>
        </w:pPrChange>
      </w:pPr>
      <w:r>
        <w:t>Sistema registra o voto e compara com os comentários acima ou abaixo dele</w:t>
      </w:r>
    </w:p>
    <w:p w14:paraId="0AA94270" w14:textId="77777777" w:rsidR="00B868F4" w:rsidDel="00750DDF" w:rsidRDefault="00B868F4">
      <w:pPr>
        <w:pStyle w:val="PargrafodaLista"/>
        <w:numPr>
          <w:ilvl w:val="0"/>
          <w:numId w:val="8"/>
        </w:numPr>
        <w:ind w:left="709"/>
        <w:rPr>
          <w:del w:id="510" w:author="João Mendes Neto" w:date="2016-10-30T23:46:00Z"/>
        </w:rPr>
        <w:pPrChange w:id="511" w:author="João Mendes Neto" w:date="2016-11-30T08:09:00Z">
          <w:pPr>
            <w:pStyle w:val="Ttulo1"/>
            <w:numPr>
              <w:numId w:val="0"/>
            </w:numPr>
            <w:ind w:left="0" w:firstLine="0"/>
          </w:pPr>
        </w:pPrChange>
      </w:pPr>
      <w:r>
        <w:t>Altera-se a posição do comentário</w:t>
      </w:r>
      <w:r w:rsidR="006A0E1F">
        <w:t xml:space="preserve"> (se necessário</w:t>
      </w:r>
      <w:r w:rsidR="00C1288B">
        <w:t>)</w:t>
      </w:r>
      <w:r>
        <w:t xml:space="preserve"> e fim do caso de uso.</w:t>
      </w:r>
    </w:p>
    <w:p w14:paraId="1A667604" w14:textId="622C1867" w:rsidR="00C02E5E" w:rsidDel="00295F9A" w:rsidRDefault="00C02E5E">
      <w:pPr>
        <w:pStyle w:val="PargrafodaLista"/>
        <w:ind w:left="709"/>
        <w:rPr>
          <w:del w:id="512" w:author="João Mendes Neto" w:date="2016-11-30T07:36:00Z"/>
        </w:rPr>
        <w:pPrChange w:id="513" w:author="João Mendes Neto" w:date="2016-11-30T08:09:00Z">
          <w:pPr>
            <w:pStyle w:val="Ttulo1"/>
          </w:pPr>
        </w:pPrChange>
      </w:pPr>
    </w:p>
    <w:p w14:paraId="39AFB072" w14:textId="77777777" w:rsidR="00295F9A" w:rsidRDefault="00295F9A">
      <w:pPr>
        <w:pStyle w:val="PargrafodaLista"/>
        <w:numPr>
          <w:ilvl w:val="0"/>
          <w:numId w:val="8"/>
        </w:numPr>
        <w:ind w:left="709"/>
        <w:rPr>
          <w:ins w:id="514" w:author="João Mendes Neto" w:date="2016-11-30T07:36:00Z"/>
        </w:rPr>
        <w:pPrChange w:id="515" w:author="João Mendes Neto" w:date="2016-11-30T08:09:00Z">
          <w:pPr>
            <w:pStyle w:val="Ttulo1"/>
            <w:numPr>
              <w:numId w:val="0"/>
            </w:numPr>
            <w:ind w:left="0" w:firstLine="0"/>
          </w:pPr>
        </w:pPrChange>
      </w:pPr>
    </w:p>
    <w:p w14:paraId="50B11FC1" w14:textId="77777777" w:rsidR="00295F9A" w:rsidRDefault="00295F9A">
      <w:pPr>
        <w:pStyle w:val="PargrafodaLista"/>
        <w:rPr>
          <w:ins w:id="516" w:author="João Mendes Neto" w:date="2016-11-30T07:36:00Z"/>
        </w:rPr>
        <w:pPrChange w:id="517" w:author="João Mendes Neto" w:date="2016-11-30T07:36:00Z">
          <w:pPr>
            <w:pStyle w:val="Ttulo1"/>
          </w:pPr>
        </w:pPrChange>
      </w:pPr>
    </w:p>
    <w:p w14:paraId="67CA3B30" w14:textId="77777777" w:rsidR="00FA02AC" w:rsidRPr="00C35780" w:rsidRDefault="00FA02AC" w:rsidP="00FA02AC">
      <w:pPr>
        <w:pStyle w:val="Ttulo1"/>
      </w:pPr>
      <w:del w:id="518" w:author="João Mendes Neto" w:date="2016-11-30T08:09:00Z">
        <w:r w:rsidRPr="00C35780" w:rsidDel="00ED005F">
          <w:delText>“</w:delText>
        </w:r>
      </w:del>
      <w:r w:rsidRPr="00C35780">
        <w:t>Positivar ou Negativar</w:t>
      </w:r>
      <w:del w:id="519" w:author="João Mendes Neto" w:date="2016-11-30T08:09:00Z">
        <w:r w:rsidRPr="00C35780" w:rsidDel="00ED005F">
          <w:delText>”</w:delText>
        </w:r>
      </w:del>
      <w:r w:rsidRPr="00C35780">
        <w:t xml:space="preserve"> </w:t>
      </w:r>
      <w:r>
        <w:t>um post</w:t>
      </w:r>
    </w:p>
    <w:p w14:paraId="544D8211" w14:textId="77777777" w:rsidR="00FA02AC" w:rsidRDefault="00FA02AC" w:rsidP="00FA02AC">
      <w:pPr>
        <w:ind w:firstLine="708"/>
      </w:pPr>
      <w:r w:rsidRPr="00236F96">
        <w:rPr>
          <w:b/>
        </w:rPr>
        <w:t>Pré</w:t>
      </w:r>
      <w:r>
        <w:t>: Estar autenticado no sistema</w:t>
      </w:r>
      <w:del w:id="520" w:author="Alexandre Lima" w:date="2016-06-20T19:07:00Z">
        <w:r w:rsidDel="00962CC8">
          <w:delText>,</w:delText>
        </w:r>
      </w:del>
      <w:r>
        <w:t xml:space="preserve"> e existir um </w:t>
      </w:r>
      <w:r w:rsidR="00115D1A">
        <w:t>post</w:t>
      </w:r>
      <w:r>
        <w:t xml:space="preserve"> n</w:t>
      </w:r>
      <w:r w:rsidR="00115D1A">
        <w:t>a página acessada</w:t>
      </w:r>
      <w:r>
        <w:t>.</w:t>
      </w:r>
    </w:p>
    <w:p w14:paraId="3C83BA04" w14:textId="7FFC156C" w:rsidR="00FA02AC" w:rsidRPr="00FA03FA" w:rsidDel="00750DDF" w:rsidRDefault="00FA02AC" w:rsidP="00003D65">
      <w:pPr>
        <w:pStyle w:val="Ttulo1"/>
        <w:numPr>
          <w:ilvl w:val="0"/>
          <w:numId w:val="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365"/>
        </w:tabs>
        <w:ind w:left="284" w:hanging="284"/>
        <w:rPr>
          <w:del w:id="521" w:author="João Mendes Neto" w:date="2016-11-30T03:46:00Z"/>
        </w:rPr>
      </w:pPr>
      <w:r>
        <w:tab/>
      </w:r>
      <w:del w:id="522" w:author="João Mendes Neto" w:date="2016-11-30T08:09:00Z">
        <w:r w:rsidDel="00ED005F">
          <w:tab/>
        </w:r>
      </w:del>
      <w:r w:rsidRPr="00236F96">
        <w:rPr>
          <w:b/>
        </w:rPr>
        <w:t>Pós</w:t>
      </w:r>
      <w:r>
        <w:t xml:space="preserve">: </w:t>
      </w:r>
      <w:commentRangeStart w:id="523"/>
      <w:del w:id="524" w:author="João Mendes Lopes Neto" w:date="2016-06-29T11:11:00Z">
        <w:r w:rsidDel="00A629B8">
          <w:delText>A</w:delText>
        </w:r>
        <w:r w:rsidR="00DA08B1" w:rsidDel="00A629B8">
          <w:delText>lterar a</w:delText>
        </w:r>
      </w:del>
      <w:ins w:id="525" w:author="João Mendes Lopes Neto" w:date="2016-06-29T11:11:00Z">
        <w:r w:rsidR="00A629B8">
          <w:t>A</w:t>
        </w:r>
      </w:ins>
      <w:r w:rsidR="00DA08B1">
        <w:t xml:space="preserve"> quantidade de “positivos” ou “negat</w:t>
      </w:r>
      <w:r w:rsidR="00003D65">
        <w:t>i</w:t>
      </w:r>
      <w:r w:rsidR="00DA08B1">
        <w:t>vos”</w:t>
      </w:r>
      <w:r w:rsidR="00003D65">
        <w:t xml:space="preserve"> do post </w:t>
      </w:r>
      <w:ins w:id="526" w:author="João Mendes Lopes Neto" w:date="2016-06-29T11:11:00Z">
        <w:r w:rsidR="00A629B8">
          <w:t>é alterada; Usu</w:t>
        </w:r>
      </w:ins>
      <w:ins w:id="527" w:author="João Mendes Lopes Neto" w:date="2016-06-29T11:12:00Z">
        <w:r w:rsidR="00A629B8">
          <w:t>ário responsável pelo post é notificado.</w:t>
        </w:r>
      </w:ins>
      <w:r w:rsidR="00003D65">
        <w:tab/>
      </w:r>
      <w:commentRangeEnd w:id="523"/>
      <w:r w:rsidR="00962CC8">
        <w:rPr>
          <w:rStyle w:val="Refdecomentrio"/>
          <w:lang w:eastAsia="en-US"/>
        </w:rPr>
        <w:commentReference w:id="523"/>
      </w:r>
    </w:p>
    <w:p w14:paraId="2483FE40" w14:textId="54FCD267" w:rsidR="00FA02AC" w:rsidDel="00295F9A" w:rsidRDefault="00FA02AC">
      <w:pPr>
        <w:pStyle w:val="Ttulo1"/>
        <w:numPr>
          <w:ilvl w:val="0"/>
          <w:numId w:val="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365"/>
        </w:tabs>
        <w:rPr>
          <w:del w:id="528" w:author="João Mendes Neto" w:date="2016-11-30T07:37:00Z"/>
        </w:rPr>
        <w:pPrChange w:id="529" w:author="João Mendes Neto" w:date="2016-11-30T07:37:00Z">
          <w:pPr/>
        </w:pPrChange>
      </w:pPr>
    </w:p>
    <w:p w14:paraId="02208A45" w14:textId="77777777" w:rsidR="00295F9A" w:rsidRDefault="00295F9A" w:rsidP="00FA02AC">
      <w:pPr>
        <w:rPr>
          <w:ins w:id="530" w:author="João Mendes Neto" w:date="2016-11-30T07:37:00Z"/>
          <w:b/>
        </w:rPr>
      </w:pPr>
    </w:p>
    <w:p w14:paraId="76BDAC12" w14:textId="77777777" w:rsidR="00FA02AC" w:rsidRDefault="00FA02AC" w:rsidP="00FA02AC">
      <w:r>
        <w:rPr>
          <w:b/>
        </w:rPr>
        <w:t>Fluxo Básico</w:t>
      </w:r>
      <w:r>
        <w:t xml:space="preserve">: </w:t>
      </w:r>
    </w:p>
    <w:p w14:paraId="657F3209" w14:textId="77777777" w:rsidR="00FA02AC" w:rsidRDefault="00FA02AC" w:rsidP="00003D65">
      <w:pPr>
        <w:pStyle w:val="PargrafodaLista"/>
        <w:numPr>
          <w:ilvl w:val="0"/>
          <w:numId w:val="30"/>
        </w:numPr>
      </w:pPr>
      <w:r>
        <w:t>Usuário clica no polegar positivo ou negativo</w:t>
      </w:r>
    </w:p>
    <w:p w14:paraId="5BAF7B14" w14:textId="5436682D" w:rsidR="00003D65" w:rsidDel="00BC3429" w:rsidRDefault="00FA02AC">
      <w:pPr>
        <w:rPr>
          <w:del w:id="531" w:author="João Mendes Neto" w:date="2016-11-30T07:36:00Z"/>
        </w:rPr>
        <w:pPrChange w:id="532" w:author="João Mendes Neto" w:date="2016-11-30T08:12:00Z">
          <w:pPr>
            <w:pStyle w:val="Ttulo1"/>
          </w:pPr>
        </w:pPrChange>
      </w:pPr>
      <w:r>
        <w:t>S</w:t>
      </w:r>
      <w:r w:rsidR="00003D65">
        <w:t>istema registra o voto e altera a quantidade de “positivos” ou “negativos” do post e caso de uso é encerrado</w:t>
      </w:r>
    </w:p>
    <w:p w14:paraId="464759BE" w14:textId="64A4AB19" w:rsidR="00BC3429" w:rsidRDefault="00BC3429">
      <w:pPr>
        <w:rPr>
          <w:ins w:id="533" w:author="Rute Barbalho" w:date="2016-12-11T21:16:00Z"/>
        </w:rPr>
        <w:pPrChange w:id="534" w:author="João Mendes Neto" w:date="2016-11-30T08:12:00Z">
          <w:pPr>
            <w:pStyle w:val="PargrafodaLista"/>
            <w:numPr>
              <w:numId w:val="30"/>
            </w:numPr>
            <w:ind w:left="1425" w:hanging="360"/>
          </w:pPr>
        </w:pPrChange>
      </w:pPr>
    </w:p>
    <w:p w14:paraId="1C44CC27" w14:textId="7858CBBD" w:rsidR="00BC3429" w:rsidRDefault="00BC3429">
      <w:pPr>
        <w:rPr>
          <w:ins w:id="535" w:author="Rute Barbalho" w:date="2016-12-11T21:16:00Z"/>
          <w:b/>
        </w:rPr>
        <w:pPrChange w:id="536" w:author="João Mendes Neto" w:date="2016-11-30T08:12:00Z">
          <w:pPr>
            <w:pStyle w:val="PargrafodaLista"/>
            <w:numPr>
              <w:numId w:val="30"/>
            </w:numPr>
            <w:ind w:left="1425" w:hanging="360"/>
          </w:pPr>
        </w:pPrChange>
      </w:pPr>
      <w:ins w:id="537" w:author="Rute Barbalho" w:date="2016-12-11T21:16:00Z">
        <w:r>
          <w:rPr>
            <w:b/>
          </w:rPr>
          <w:t>Fluxo Alternativo</w:t>
        </w:r>
      </w:ins>
    </w:p>
    <w:p w14:paraId="018D06B4" w14:textId="047793A6" w:rsidR="00BC3429" w:rsidRDefault="00BC3429">
      <w:pPr>
        <w:ind w:firstLine="708"/>
        <w:rPr>
          <w:ins w:id="538" w:author="Rute Barbalho" w:date="2016-12-11T22:14:00Z"/>
        </w:rPr>
        <w:pPrChange w:id="539" w:author="Rute Barbalho" w:date="2016-12-11T21:20:00Z">
          <w:pPr>
            <w:pStyle w:val="PargrafodaLista"/>
            <w:numPr>
              <w:numId w:val="30"/>
            </w:numPr>
            <w:ind w:left="1425" w:hanging="360"/>
          </w:pPr>
        </w:pPrChange>
      </w:pPr>
      <w:ins w:id="540" w:author="Rute Barbalho" w:date="2016-12-11T21:17:00Z">
        <w:r>
          <w:t>Se o post estiver negativado ou positivado pelo o usuário o mesmo tem a opção de cancelar o negativo ou o positivado</w:t>
        </w:r>
      </w:ins>
      <w:ins w:id="541" w:author="Rute Barbalho" w:date="2016-12-11T21:18:00Z">
        <w:r>
          <w:t>.</w:t>
        </w:r>
      </w:ins>
    </w:p>
    <w:p w14:paraId="7A67F861" w14:textId="6A908307" w:rsidR="00963D64" w:rsidRPr="00BC3429" w:rsidRDefault="00963D64">
      <w:pPr>
        <w:ind w:firstLine="708"/>
        <w:rPr>
          <w:ins w:id="542" w:author="Rute Barbalho" w:date="2016-12-11T21:16:00Z"/>
        </w:rPr>
        <w:pPrChange w:id="543" w:author="Rute Barbalho" w:date="2016-12-11T21:20:00Z">
          <w:pPr>
            <w:pStyle w:val="PargrafodaLista"/>
            <w:numPr>
              <w:numId w:val="30"/>
            </w:numPr>
            <w:ind w:left="1425" w:hanging="360"/>
          </w:pPr>
        </w:pPrChange>
      </w:pPr>
      <w:ins w:id="544" w:author="Rute Barbalho" w:date="2016-12-11T22:14:00Z">
        <w:r>
          <w:rPr>
            <w:noProof/>
            <w:lang w:eastAsia="pt-BR"/>
          </w:rPr>
          <w:lastRenderedPageBreak/>
          <w:drawing>
            <wp:inline distT="0" distB="0" distL="0" distR="0" wp14:anchorId="44FF9BBA" wp14:editId="40C0621D">
              <wp:extent cx="3870996" cy="4191000"/>
              <wp:effectExtent l="0" t="0" r="0" b="0"/>
              <wp:docPr id="26" name="Imagem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" name="feed.png"/>
                      <pic:cNvPicPr/>
                    </pic:nvPicPr>
                    <pic:blipFill>
                      <a:blip r:embed="rId2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76369" cy="419681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463B823" w14:textId="77777777" w:rsidR="00043551" w:rsidRDefault="00043551">
      <w:pPr>
        <w:rPr>
          <w:ins w:id="545" w:author="João Mendes Neto" w:date="2016-11-30T08:12:00Z"/>
        </w:rPr>
        <w:pPrChange w:id="546" w:author="João Mendes Neto" w:date="2016-11-30T08:12:00Z">
          <w:pPr>
            <w:pStyle w:val="Ttulo1"/>
          </w:pPr>
        </w:pPrChange>
      </w:pPr>
    </w:p>
    <w:p w14:paraId="609C0B00" w14:textId="77777777" w:rsidR="00043551" w:rsidRDefault="00043551" w:rsidP="00043551">
      <w:pPr>
        <w:rPr>
          <w:ins w:id="547" w:author="João Mendes Neto" w:date="2016-11-30T08:12:00Z"/>
          <w:lang w:eastAsia="pt-BR"/>
        </w:rPr>
      </w:pPr>
    </w:p>
    <w:p w14:paraId="5D5EFB9B" w14:textId="77777777" w:rsidR="00043551" w:rsidRDefault="00043551" w:rsidP="00043551">
      <w:pPr>
        <w:pStyle w:val="Ttulo1"/>
        <w:rPr>
          <w:ins w:id="548" w:author="João Mendes Neto" w:date="2016-11-30T08:12:00Z"/>
        </w:rPr>
      </w:pPr>
      <w:ins w:id="549" w:author="João Mendes Neto" w:date="2016-11-30T08:12:00Z">
        <w:r>
          <w:t>Ver notificações</w:t>
        </w:r>
      </w:ins>
    </w:p>
    <w:p w14:paraId="1FE745C6" w14:textId="77777777" w:rsidR="00043551" w:rsidRDefault="00043551" w:rsidP="00043551">
      <w:pPr>
        <w:ind w:left="708"/>
        <w:rPr>
          <w:ins w:id="550" w:author="João Mendes Neto" w:date="2016-11-30T08:12:00Z"/>
          <w:lang w:eastAsia="pt-BR"/>
        </w:rPr>
      </w:pPr>
      <w:ins w:id="551" w:author="João Mendes Neto" w:date="2016-11-30T08:12:00Z">
        <w:r>
          <w:rPr>
            <w:b/>
            <w:lang w:eastAsia="pt-BR"/>
          </w:rPr>
          <w:t xml:space="preserve">Pré: </w:t>
        </w:r>
        <w:r>
          <w:rPr>
            <w:lang w:eastAsia="pt-BR"/>
          </w:rPr>
          <w:t>Estar autenticado no sistema e ter alguma ação positivada ou negativada por outro usuário.</w:t>
        </w:r>
      </w:ins>
    </w:p>
    <w:p w14:paraId="066C75F4" w14:textId="77777777" w:rsidR="00043551" w:rsidRDefault="00043551" w:rsidP="00043551">
      <w:pPr>
        <w:ind w:left="708"/>
        <w:rPr>
          <w:ins w:id="552" w:author="João Mendes Neto" w:date="2016-11-30T08:12:00Z"/>
          <w:lang w:eastAsia="pt-BR"/>
        </w:rPr>
      </w:pPr>
      <w:commentRangeStart w:id="553"/>
      <w:ins w:id="554" w:author="João Mendes Neto" w:date="2016-11-30T08:12:00Z">
        <w:r>
          <w:rPr>
            <w:b/>
            <w:lang w:eastAsia="pt-BR"/>
          </w:rPr>
          <w:t>Pós:</w:t>
        </w:r>
        <w:r>
          <w:rPr>
            <w:lang w:eastAsia="pt-BR"/>
          </w:rPr>
          <w:t xml:space="preserve"> A quantidade de notificações mostradas no ícone de tais diminui</w:t>
        </w:r>
        <w:del w:id="555" w:author="João Mendes Lopes Neto" w:date="2016-06-29T11:19:00Z">
          <w:r w:rsidDel="006E1FD5">
            <w:rPr>
              <w:lang w:eastAsia="pt-BR"/>
            </w:rPr>
            <w:delText>Ver notificação</w:delText>
          </w:r>
        </w:del>
        <w:r>
          <w:rPr>
            <w:lang w:eastAsia="pt-BR"/>
          </w:rPr>
          <w:t>.</w:t>
        </w:r>
        <w:commentRangeEnd w:id="553"/>
        <w:r>
          <w:rPr>
            <w:rStyle w:val="Refdecomentrio"/>
          </w:rPr>
          <w:commentReference w:id="553"/>
        </w:r>
      </w:ins>
    </w:p>
    <w:p w14:paraId="09F5CDE3" w14:textId="77777777" w:rsidR="00043551" w:rsidRDefault="00043551" w:rsidP="00043551">
      <w:pPr>
        <w:rPr>
          <w:ins w:id="556" w:author="João Mendes Neto" w:date="2016-11-30T08:12:00Z"/>
          <w:lang w:eastAsia="pt-BR"/>
        </w:rPr>
      </w:pPr>
      <w:ins w:id="557" w:author="João Mendes Neto" w:date="2016-11-30T08:12:00Z">
        <w:r>
          <w:rPr>
            <w:b/>
            <w:lang w:eastAsia="pt-BR"/>
          </w:rPr>
          <w:t>Fluxo Básico:</w:t>
        </w:r>
      </w:ins>
    </w:p>
    <w:p w14:paraId="35E83271" w14:textId="77777777" w:rsidR="00043551" w:rsidRDefault="00043551" w:rsidP="00043551">
      <w:pPr>
        <w:pStyle w:val="PargrafodaLista"/>
        <w:numPr>
          <w:ilvl w:val="0"/>
          <w:numId w:val="27"/>
        </w:numPr>
        <w:rPr>
          <w:ins w:id="558" w:author="João Mendes Neto" w:date="2016-11-30T08:12:00Z"/>
          <w:lang w:eastAsia="pt-BR"/>
        </w:rPr>
      </w:pPr>
      <w:ins w:id="559" w:author="João Mendes Neto" w:date="2016-11-30T08:12:00Z">
        <w:r>
          <w:rPr>
            <w:lang w:eastAsia="pt-BR"/>
          </w:rPr>
          <w:t>Usuário clica nas notificações e seleciona uma das notificações.</w:t>
        </w:r>
      </w:ins>
    </w:p>
    <w:p w14:paraId="27E3DCA3" w14:textId="2F80BA8B" w:rsidR="00043551" w:rsidRDefault="009F70AD" w:rsidP="00043551">
      <w:pPr>
        <w:pStyle w:val="PargrafodaLista"/>
        <w:numPr>
          <w:ilvl w:val="0"/>
          <w:numId w:val="27"/>
        </w:numPr>
        <w:rPr>
          <w:ins w:id="560" w:author="Rute Barbalho" w:date="2016-12-11T22:14:00Z"/>
          <w:lang w:eastAsia="pt-BR"/>
        </w:rPr>
      </w:pPr>
      <w:ins w:id="561" w:author="João Mendes Neto" w:date="2016-11-30T08:12:00Z">
        <w:r>
          <w:rPr>
            <w:lang w:eastAsia="pt-BR"/>
          </w:rPr>
          <w:t>Usuário é redirecionado ao pos</w:t>
        </w:r>
      </w:ins>
      <w:ins w:id="562" w:author="João Mendes Neto" w:date="2016-11-30T08:17:00Z">
        <w:r>
          <w:rPr>
            <w:lang w:eastAsia="pt-BR"/>
          </w:rPr>
          <w:t>t</w:t>
        </w:r>
      </w:ins>
      <w:ins w:id="563" w:author="João Mendes Neto" w:date="2016-11-30T08:12:00Z">
        <w:r w:rsidR="00043551">
          <w:rPr>
            <w:lang w:eastAsia="pt-BR"/>
          </w:rPr>
          <w:t>.</w:t>
        </w:r>
      </w:ins>
    </w:p>
    <w:p w14:paraId="78812F53" w14:textId="0F017246" w:rsidR="00963D64" w:rsidRDefault="00963D64">
      <w:pPr>
        <w:pStyle w:val="PargrafodaLista"/>
        <w:ind w:left="786"/>
        <w:rPr>
          <w:ins w:id="564" w:author="Rute Barbalho" w:date="2016-12-11T22:14:00Z"/>
          <w:lang w:eastAsia="pt-BR"/>
        </w:rPr>
        <w:pPrChange w:id="565" w:author="Rute Barbalho" w:date="2016-12-11T22:14:00Z">
          <w:pPr>
            <w:pStyle w:val="PargrafodaLista"/>
            <w:numPr>
              <w:numId w:val="27"/>
            </w:numPr>
            <w:ind w:left="786" w:hanging="360"/>
          </w:pPr>
        </w:pPrChange>
      </w:pPr>
    </w:p>
    <w:p w14:paraId="4589A94B" w14:textId="5623E009" w:rsidR="00963D64" w:rsidRDefault="00963D64">
      <w:pPr>
        <w:pStyle w:val="PargrafodaLista"/>
        <w:ind w:left="786"/>
        <w:rPr>
          <w:ins w:id="566" w:author="João Mendes Neto" w:date="2016-11-30T08:12:00Z"/>
          <w:lang w:eastAsia="pt-BR"/>
        </w:rPr>
        <w:pPrChange w:id="567" w:author="Rute Barbalho" w:date="2016-12-11T22:14:00Z">
          <w:pPr>
            <w:pStyle w:val="PargrafodaLista"/>
            <w:numPr>
              <w:numId w:val="27"/>
            </w:numPr>
            <w:ind w:left="786" w:hanging="360"/>
          </w:pPr>
        </w:pPrChange>
      </w:pPr>
      <w:ins w:id="568" w:author="Rute Barbalho" w:date="2016-12-11T22:15:00Z">
        <w:r>
          <w:rPr>
            <w:noProof/>
            <w:lang w:eastAsia="pt-BR"/>
          </w:rPr>
          <w:lastRenderedPageBreak/>
          <w:drawing>
            <wp:inline distT="0" distB="0" distL="0" distR="0" wp14:anchorId="3956A910" wp14:editId="46E7CCAE">
              <wp:extent cx="3832458" cy="4572000"/>
              <wp:effectExtent l="0" t="0" r="0" b="0"/>
              <wp:docPr id="27" name="Imagem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7" name="perfil01.png"/>
                      <pic:cNvPicPr/>
                    </pic:nvPicPr>
                    <pic:blipFill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35649" cy="457580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5652C2B" w14:textId="77777777" w:rsidR="00295F9A" w:rsidRPr="00295F9A" w:rsidRDefault="00295F9A">
      <w:pPr>
        <w:rPr>
          <w:ins w:id="569" w:author="João Mendes Neto" w:date="2016-11-30T07:37:00Z"/>
          <w:lang w:eastAsia="pt-BR"/>
        </w:rPr>
        <w:pPrChange w:id="570" w:author="João Mendes Neto" w:date="2016-11-30T07:37:00Z">
          <w:pPr>
            <w:pStyle w:val="PargrafodaLista"/>
            <w:numPr>
              <w:numId w:val="30"/>
            </w:numPr>
            <w:ind w:left="1425" w:hanging="360"/>
          </w:pPr>
        </w:pPrChange>
      </w:pPr>
    </w:p>
    <w:p w14:paraId="67BB8256" w14:textId="77777777" w:rsidR="00295F9A" w:rsidDel="00295F9A" w:rsidRDefault="00295F9A">
      <w:pPr>
        <w:rPr>
          <w:del w:id="571" w:author="João Mendes Neto" w:date="2016-11-30T07:36:00Z"/>
        </w:rPr>
        <w:pPrChange w:id="572" w:author="João Mendes Neto" w:date="2016-11-30T07:37:00Z">
          <w:pPr>
            <w:pStyle w:val="Ttulo1"/>
          </w:pPr>
        </w:pPrChange>
      </w:pPr>
    </w:p>
    <w:p w14:paraId="1C2BC820" w14:textId="77777777" w:rsidR="00AA184C" w:rsidRPr="00295F9A" w:rsidRDefault="00AA184C">
      <w:pPr>
        <w:pStyle w:val="Ttulo1"/>
      </w:pPr>
      <w:r w:rsidRPr="00295F9A">
        <w:t>Adicionar filme</w:t>
      </w:r>
    </w:p>
    <w:p w14:paraId="56A93E54" w14:textId="7AC14DAB" w:rsidR="003B0C55" w:rsidRDefault="003B0C55" w:rsidP="00DE1777">
      <w:pPr>
        <w:ind w:firstLine="708"/>
      </w:pPr>
      <w:r w:rsidRPr="00236F96">
        <w:rPr>
          <w:b/>
        </w:rPr>
        <w:t>Pré</w:t>
      </w:r>
      <w:r>
        <w:t>: Estar auten</w:t>
      </w:r>
      <w:r w:rsidR="00236F96">
        <w:t xml:space="preserve">ticado no sistema como </w:t>
      </w:r>
      <w:ins w:id="573" w:author="João Mendes Neto" w:date="2016-11-21T20:27:00Z">
        <w:r w:rsidR="009C5416">
          <w:t>“</w:t>
        </w:r>
      </w:ins>
      <w:del w:id="574" w:author="João Mendes Neto" w:date="2016-11-21T20:27:00Z">
        <w:r w:rsidR="00236F96" w:rsidDel="009C5416">
          <w:delText>“alimentador</w:delText>
        </w:r>
      </w:del>
      <w:ins w:id="575" w:author="João Mendes Neto" w:date="2016-11-21T20:27:00Z">
        <w:r w:rsidR="009C5416">
          <w:t>administrador”</w:t>
        </w:r>
      </w:ins>
      <w:del w:id="576" w:author="João Mendes Neto" w:date="2016-11-21T20:27:00Z">
        <w:r w:rsidR="00236F96" w:rsidDel="009C5416">
          <w:delText>”</w:delText>
        </w:r>
      </w:del>
      <w:r w:rsidR="005713B5">
        <w:t>.</w:t>
      </w:r>
    </w:p>
    <w:p w14:paraId="35C8FA07" w14:textId="50253D30" w:rsidR="003B0C55" w:rsidRDefault="003B0C55" w:rsidP="00C35780">
      <w:r>
        <w:tab/>
      </w:r>
      <w:r w:rsidRPr="00236F96">
        <w:rPr>
          <w:b/>
        </w:rPr>
        <w:t>Pós</w:t>
      </w:r>
      <w:r>
        <w:t xml:space="preserve">: </w:t>
      </w:r>
      <w:r w:rsidR="00032A80">
        <w:t xml:space="preserve">Filme </w:t>
      </w:r>
      <w:r w:rsidR="00E60742">
        <w:t>é</w:t>
      </w:r>
      <w:r w:rsidR="00032A80">
        <w:t xml:space="preserve"> registrado no sistema</w:t>
      </w:r>
      <w:r w:rsidR="00E60742">
        <w:t>, ficando</w:t>
      </w:r>
      <w:r w:rsidR="00032A80">
        <w:t xml:space="preserve"> disponível para </w:t>
      </w:r>
      <w:r w:rsidR="00E60742">
        <w:t>autorização do administrador</w:t>
      </w:r>
      <w:ins w:id="577" w:author="João Mendes Lopes Neto" w:date="2016-06-29T11:20:00Z">
        <w:r w:rsidR="00703501">
          <w:t>.</w:t>
        </w:r>
      </w:ins>
      <w:del w:id="578" w:author="João Mendes Lopes Neto" w:date="2016-06-29T11:20:00Z">
        <w:r w:rsidR="00AB5EA2" w:rsidDel="00703501">
          <w:delText>.</w:delText>
        </w:r>
      </w:del>
    </w:p>
    <w:p w14:paraId="7A2CAC64" w14:textId="77777777" w:rsidR="004605F7" w:rsidRDefault="003B0C55" w:rsidP="00C35780">
      <w:pPr>
        <w:rPr>
          <w:b/>
        </w:rPr>
      </w:pPr>
      <w:del w:id="579" w:author="João Mendes Neto" w:date="2016-11-30T03:46:00Z">
        <w:r w:rsidDel="00750DDF">
          <w:tab/>
        </w:r>
      </w:del>
      <w:r w:rsidR="00C1288B">
        <w:rPr>
          <w:b/>
        </w:rPr>
        <w:t>Fluxo Básico:</w:t>
      </w:r>
    </w:p>
    <w:p w14:paraId="1EDE6DF8" w14:textId="77777777" w:rsidR="008E4C5D" w:rsidRDefault="008E4C5D" w:rsidP="008E4C5D">
      <w:pPr>
        <w:pStyle w:val="PargrafodaLista"/>
        <w:numPr>
          <w:ilvl w:val="0"/>
          <w:numId w:val="19"/>
        </w:numPr>
      </w:pPr>
      <w:r>
        <w:t>Usuário alimentador entra no espaço direcionado para adicionar filmes.</w:t>
      </w:r>
    </w:p>
    <w:p w14:paraId="562D7D76" w14:textId="2A83C15E" w:rsidR="008E4C5D" w:rsidRDefault="008E4C5D">
      <w:pPr>
        <w:pStyle w:val="PargrafodaLista"/>
        <w:numPr>
          <w:ilvl w:val="0"/>
          <w:numId w:val="19"/>
        </w:numPr>
      </w:pPr>
      <w:r>
        <w:t>Usuário adiciona as informações necessárias e confirma a ação.</w:t>
      </w:r>
    </w:p>
    <w:p w14:paraId="2A3304D1" w14:textId="77777777" w:rsidR="008E4C5D" w:rsidRDefault="005C4B71" w:rsidP="008E4C5D">
      <w:pPr>
        <w:pStyle w:val="PargrafodaLista"/>
        <w:numPr>
          <w:ilvl w:val="0"/>
          <w:numId w:val="19"/>
        </w:numPr>
      </w:pPr>
      <w:r>
        <w:t>Sistema registra as informações, que ficam pendentes a espera da confirmação do administrador.</w:t>
      </w:r>
    </w:p>
    <w:p w14:paraId="024C7D74" w14:textId="77777777" w:rsidR="00DA08B1" w:rsidRDefault="00DA08B1" w:rsidP="005C4B71">
      <w:pPr>
        <w:pStyle w:val="PargrafodaLista"/>
        <w:rPr>
          <w:b/>
        </w:rPr>
      </w:pPr>
    </w:p>
    <w:p w14:paraId="4B756F1B" w14:textId="5E2D63AD" w:rsidR="005C4B71" w:rsidRDefault="005C4B71">
      <w:pPr>
        <w:ind w:left="360"/>
        <w:pPrChange w:id="580" w:author="João Mendes Neto" w:date="2016-11-30T08:18:00Z">
          <w:pPr>
            <w:pStyle w:val="PargrafodaLista"/>
          </w:pPr>
        </w:pPrChange>
      </w:pPr>
      <w:r w:rsidRPr="00251B6B">
        <w:rPr>
          <w:b/>
        </w:rPr>
        <w:t>Fluxo alternativo (3):</w:t>
      </w:r>
      <w:ins w:id="581" w:author="João Mendes Neto" w:date="2016-11-30T08:18:00Z">
        <w:r w:rsidR="00284997" w:rsidRPr="00251B6B">
          <w:rPr>
            <w:b/>
          </w:rPr>
          <w:t xml:space="preserve"> </w:t>
        </w:r>
      </w:ins>
      <w:del w:id="582" w:author="João Mendes Lopes Neto" w:date="2016-06-29T11:15:00Z">
        <w:r w:rsidRPr="00251B6B" w:rsidDel="006E1FD5">
          <w:rPr>
            <w:b/>
          </w:rPr>
          <w:delText xml:space="preserve"> </w:delText>
        </w:r>
      </w:del>
      <w:commentRangeStart w:id="583"/>
      <w:del w:id="584" w:author="João Mendes Lopes Neto" w:date="2016-06-29T11:14:00Z">
        <w:r w:rsidDel="006E1FD5">
          <w:delText xml:space="preserve">O </w:delText>
        </w:r>
      </w:del>
      <w:ins w:id="585" w:author="João Mendes Lopes Neto" w:date="2016-06-29T11:15:00Z">
        <w:r w:rsidR="006E1FD5">
          <w:t xml:space="preserve">Já existe um filme com mesmo título e ano do que o </w:t>
        </w:r>
      </w:ins>
      <w:del w:id="586" w:author="João Mendes Lopes Neto" w:date="2016-06-29T11:15:00Z">
        <w:r w:rsidDel="006E1FD5">
          <w:delText>filme</w:delText>
        </w:r>
      </w:del>
      <w:r>
        <w:t xml:space="preserve"> que se está tentando se adicionar</w:t>
      </w:r>
      <w:del w:id="587" w:author="João Mendes Lopes Neto" w:date="2016-06-29T11:15:00Z">
        <w:r w:rsidDel="006E1FD5">
          <w:delText xml:space="preserve"> já existe</w:delText>
        </w:r>
      </w:del>
      <w:r>
        <w:t>.</w:t>
      </w:r>
    </w:p>
    <w:p w14:paraId="03356761" w14:textId="1ABBE0FE" w:rsidR="00750DDF" w:rsidDel="00963D64" w:rsidRDefault="00251B6B">
      <w:pPr>
        <w:ind w:left="284"/>
        <w:rPr>
          <w:del w:id="588" w:author="João Mendes Neto" w:date="2016-11-30T07:49:00Z"/>
        </w:rPr>
        <w:pPrChange w:id="589" w:author="João Mendes Neto" w:date="2016-11-30T08:18:00Z">
          <w:pPr>
            <w:pStyle w:val="PargrafodaLista"/>
          </w:pPr>
        </w:pPrChange>
      </w:pPr>
      <w:ins w:id="590" w:author="João Mendes Neto" w:date="2016-11-30T08:19:00Z">
        <w:r>
          <w:rPr>
            <w:b/>
          </w:rPr>
          <w:t xml:space="preserve"> </w:t>
        </w:r>
      </w:ins>
      <w:del w:id="591" w:author="João Mendes Neto" w:date="2016-10-30T23:35:00Z">
        <w:r w:rsidR="005C4B71" w:rsidRPr="00EF2DB7" w:rsidDel="00EF2DB7">
          <w:rPr>
            <w:b/>
          </w:rPr>
          <w:tab/>
        </w:r>
      </w:del>
      <w:r w:rsidR="005C4B71">
        <w:t xml:space="preserve">O sistema informa que </w:t>
      </w:r>
      <w:ins w:id="592" w:author="João Mendes Lopes Neto" w:date="2016-06-29T11:12:00Z">
        <w:r w:rsidR="006E1FD5">
          <w:t>um</w:t>
        </w:r>
      </w:ins>
      <w:del w:id="593" w:author="João Mendes Lopes Neto" w:date="2016-06-29T11:12:00Z">
        <w:r w:rsidR="005C4B71" w:rsidDel="006E1FD5">
          <w:delText>o</w:delText>
        </w:r>
      </w:del>
      <w:r w:rsidR="005C4B71">
        <w:t xml:space="preserve"> filme </w:t>
      </w:r>
      <w:ins w:id="594" w:author="João Mendes Lopes Neto" w:date="2016-06-29T11:12:00Z">
        <w:r w:rsidR="006E1FD5">
          <w:t xml:space="preserve">com aquele título </w:t>
        </w:r>
      </w:ins>
      <w:ins w:id="595" w:author="João Mendes Lopes Neto" w:date="2016-06-29T11:16:00Z">
        <w:r w:rsidR="006E1FD5">
          <w:t xml:space="preserve">e daquele ano </w:t>
        </w:r>
      </w:ins>
      <w:r w:rsidR="005C4B71">
        <w:t xml:space="preserve">já existe e volta </w:t>
      </w:r>
      <w:ins w:id="596" w:author="João Mendes Neto" w:date="2016-11-30T08:19:00Z">
        <w:r>
          <w:t xml:space="preserve">     </w:t>
        </w:r>
      </w:ins>
      <w:r w:rsidR="005C4B71">
        <w:t>para a página de adicionar filmes.</w:t>
      </w:r>
      <w:commentRangeEnd w:id="583"/>
      <w:r w:rsidR="00962CC8">
        <w:rPr>
          <w:rStyle w:val="Refdecomentrio"/>
        </w:rPr>
        <w:commentReference w:id="583"/>
      </w:r>
    </w:p>
    <w:p w14:paraId="34B325C6" w14:textId="57BCEAEE" w:rsidR="00963D64" w:rsidRDefault="00963D64">
      <w:pPr>
        <w:ind w:left="284"/>
        <w:rPr>
          <w:ins w:id="597" w:author="Rute Barbalho" w:date="2016-12-11T22:21:00Z"/>
        </w:rPr>
        <w:pPrChange w:id="598" w:author="João Mendes Neto" w:date="2016-11-30T08:18:00Z">
          <w:pPr>
            <w:pStyle w:val="PargrafodaLista"/>
            <w:numPr>
              <w:numId w:val="22"/>
            </w:numPr>
            <w:ind w:hanging="360"/>
          </w:pPr>
        </w:pPrChange>
      </w:pPr>
    </w:p>
    <w:p w14:paraId="058D89AD" w14:textId="0FBFE198" w:rsidR="00963D64" w:rsidRDefault="00963D64">
      <w:pPr>
        <w:ind w:left="284"/>
        <w:rPr>
          <w:ins w:id="599" w:author="Rute Barbalho" w:date="2016-12-11T22:15:00Z"/>
        </w:rPr>
        <w:pPrChange w:id="600" w:author="João Mendes Neto" w:date="2016-11-30T08:18:00Z">
          <w:pPr>
            <w:pStyle w:val="PargrafodaLista"/>
            <w:numPr>
              <w:numId w:val="22"/>
            </w:numPr>
            <w:ind w:hanging="360"/>
          </w:pPr>
        </w:pPrChange>
      </w:pPr>
      <w:ins w:id="601" w:author="Rute Barbalho" w:date="2016-12-11T22:22:00Z">
        <w:r>
          <w:rPr>
            <w:noProof/>
            <w:lang w:eastAsia="pt-BR"/>
          </w:rPr>
          <w:lastRenderedPageBreak/>
          <w:drawing>
            <wp:inline distT="0" distB="0" distL="0" distR="0" wp14:anchorId="4F3E2BA1" wp14:editId="4E69E9EC">
              <wp:extent cx="4095750" cy="4095750"/>
              <wp:effectExtent l="0" t="0" r="0" b="0"/>
              <wp:docPr id="29" name="Imagem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" name="alimentador.png"/>
                      <pic:cNvPicPr/>
                    </pic:nvPicPr>
                    <pic:blipFill>
                      <a:blip r:embed="rId2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95750" cy="40957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7D89248" w14:textId="5A709D82" w:rsidR="00B77E91" w:rsidRDefault="00B77E91">
      <w:pPr>
        <w:ind w:left="284"/>
        <w:rPr>
          <w:ins w:id="602" w:author="Rute Barbalho" w:date="2016-12-11T21:20:00Z"/>
        </w:rPr>
        <w:pPrChange w:id="603" w:author="João Mendes Neto" w:date="2016-11-30T08:18:00Z">
          <w:pPr>
            <w:pStyle w:val="PargrafodaLista"/>
          </w:pPr>
        </w:pPrChange>
      </w:pPr>
    </w:p>
    <w:p w14:paraId="2D577DC3" w14:textId="10806D25" w:rsidR="00B77E91" w:rsidRDefault="00B77E91">
      <w:pPr>
        <w:ind w:left="284"/>
        <w:rPr>
          <w:ins w:id="604" w:author="Rute Barbalho" w:date="2016-12-11T21:21:00Z"/>
        </w:rPr>
        <w:pPrChange w:id="605" w:author="João Mendes Neto" w:date="2016-11-30T08:18:00Z">
          <w:pPr>
            <w:pStyle w:val="PargrafodaLista"/>
          </w:pPr>
        </w:pPrChange>
      </w:pPr>
    </w:p>
    <w:p w14:paraId="29E7ECF9" w14:textId="05FAF215" w:rsidR="00B77E91" w:rsidRDefault="00B77E91">
      <w:pPr>
        <w:pStyle w:val="PargrafodaLista"/>
        <w:numPr>
          <w:ilvl w:val="0"/>
          <w:numId w:val="35"/>
        </w:numPr>
        <w:ind w:left="426"/>
        <w:rPr>
          <w:ins w:id="606" w:author="Rute Barbalho" w:date="2016-12-11T21:21:00Z"/>
        </w:rPr>
        <w:pPrChange w:id="607" w:author="Rute Barbalho" w:date="2016-12-11T22:15:00Z">
          <w:pPr>
            <w:pStyle w:val="PargrafodaLista"/>
          </w:pPr>
        </w:pPrChange>
      </w:pPr>
      <w:ins w:id="608" w:author="Rute Barbalho" w:date="2016-12-11T21:21:00Z">
        <w:r>
          <w:t>Ver ranking</w:t>
        </w:r>
      </w:ins>
      <w:ins w:id="609" w:author="Rute Barbalho" w:date="2016-12-11T21:25:00Z">
        <w:r>
          <w:t xml:space="preserve"> por gênero</w:t>
        </w:r>
      </w:ins>
    </w:p>
    <w:p w14:paraId="51B9D5B5" w14:textId="61485772" w:rsidR="00B77E91" w:rsidRDefault="00B77E91">
      <w:pPr>
        <w:pStyle w:val="PargrafodaLista"/>
        <w:ind w:left="1004"/>
        <w:rPr>
          <w:ins w:id="610" w:author="Rute Barbalho" w:date="2016-12-11T21:21:00Z"/>
        </w:rPr>
        <w:pPrChange w:id="611" w:author="Rute Barbalho" w:date="2016-12-11T21:21:00Z">
          <w:pPr>
            <w:pStyle w:val="PargrafodaLista"/>
          </w:pPr>
        </w:pPrChange>
      </w:pPr>
    </w:p>
    <w:p w14:paraId="2F4F9053" w14:textId="16688849" w:rsidR="00B77E91" w:rsidRDefault="00B77E91">
      <w:pPr>
        <w:pStyle w:val="PargrafodaLista"/>
        <w:ind w:left="1004"/>
        <w:rPr>
          <w:ins w:id="612" w:author="Rute Barbalho" w:date="2016-12-11T21:24:00Z"/>
          <w:i/>
          <w:lang w:eastAsia="pt-BR"/>
        </w:rPr>
        <w:pPrChange w:id="613" w:author="Rute Barbalho" w:date="2016-12-11T21:21:00Z">
          <w:pPr>
            <w:pStyle w:val="PargrafodaLista"/>
          </w:pPr>
        </w:pPrChange>
      </w:pPr>
      <w:ins w:id="614" w:author="Rute Barbalho" w:date="2016-12-11T21:21:00Z">
        <w:r>
          <w:rPr>
            <w:b/>
          </w:rPr>
          <w:t xml:space="preserve">Pré: </w:t>
        </w:r>
      </w:ins>
      <w:ins w:id="615" w:author="Rute Barbalho" w:date="2016-12-11T21:24:00Z">
        <w:r w:rsidRPr="004E4C07">
          <w:rPr>
            <w:lang w:eastAsia="pt-BR"/>
          </w:rPr>
          <w:t>Não há</w:t>
        </w:r>
        <w:r>
          <w:rPr>
            <w:i/>
            <w:lang w:eastAsia="pt-BR"/>
          </w:rPr>
          <w:t xml:space="preserve"> </w:t>
        </w:r>
        <w:r w:rsidRPr="004E4C07">
          <w:rPr>
            <w:i/>
            <w:lang w:eastAsia="pt-BR"/>
          </w:rPr>
          <w:t>pré-condições</w:t>
        </w:r>
        <w:r>
          <w:rPr>
            <w:i/>
            <w:lang w:eastAsia="pt-BR"/>
          </w:rPr>
          <w:t>.</w:t>
        </w:r>
      </w:ins>
    </w:p>
    <w:p w14:paraId="43410FAB" w14:textId="503FDE12" w:rsidR="00B77E91" w:rsidRDefault="00B77E91">
      <w:pPr>
        <w:pStyle w:val="PargrafodaLista"/>
        <w:ind w:left="1004"/>
        <w:rPr>
          <w:ins w:id="616" w:author="Rute Barbalho" w:date="2016-12-11T22:22:00Z"/>
        </w:rPr>
        <w:pPrChange w:id="617" w:author="Rute Barbalho" w:date="2016-12-11T21:21:00Z">
          <w:pPr>
            <w:pStyle w:val="PargrafodaLista"/>
          </w:pPr>
        </w:pPrChange>
      </w:pPr>
      <w:ins w:id="618" w:author="Rute Barbalho" w:date="2016-12-11T21:24:00Z">
        <w:r>
          <w:rPr>
            <w:b/>
          </w:rPr>
          <w:t xml:space="preserve">Pós: </w:t>
        </w:r>
        <w:r>
          <w:t xml:space="preserve">O usuário </w:t>
        </w:r>
      </w:ins>
      <w:ins w:id="619" w:author="Rute Barbalho" w:date="2016-12-11T21:25:00Z">
        <w:r>
          <w:t>visualizará</w:t>
        </w:r>
      </w:ins>
      <w:ins w:id="620" w:author="Rute Barbalho" w:date="2016-12-11T21:24:00Z">
        <w:r>
          <w:t xml:space="preserve"> os filmes com as maiores m</w:t>
        </w:r>
      </w:ins>
      <w:ins w:id="621" w:author="Rute Barbalho" w:date="2016-12-11T21:25:00Z">
        <w:r>
          <w:t>édias de avaliações por cada gênero de filme.</w:t>
        </w:r>
      </w:ins>
    </w:p>
    <w:p w14:paraId="3D37427D" w14:textId="7EA75B16" w:rsidR="00963D64" w:rsidRDefault="00963D64">
      <w:pPr>
        <w:pStyle w:val="PargrafodaLista"/>
        <w:ind w:left="1004"/>
        <w:rPr>
          <w:ins w:id="622" w:author="Rute Barbalho" w:date="2016-12-11T22:22:00Z"/>
        </w:rPr>
        <w:pPrChange w:id="623" w:author="Rute Barbalho" w:date="2016-12-11T21:21:00Z">
          <w:pPr>
            <w:pStyle w:val="PargrafodaLista"/>
          </w:pPr>
        </w:pPrChange>
      </w:pPr>
    </w:p>
    <w:p w14:paraId="755E5738" w14:textId="5EC5AEC4" w:rsidR="00963D64" w:rsidRDefault="00963D64">
      <w:pPr>
        <w:pStyle w:val="PargrafodaLista"/>
        <w:ind w:left="1004"/>
        <w:rPr>
          <w:ins w:id="624" w:author="Rute Barbalho" w:date="2016-12-11T21:25:00Z"/>
        </w:rPr>
        <w:pPrChange w:id="625" w:author="Rute Barbalho" w:date="2016-12-11T21:21:00Z">
          <w:pPr>
            <w:pStyle w:val="PargrafodaLista"/>
          </w:pPr>
        </w:pPrChange>
      </w:pPr>
    </w:p>
    <w:p w14:paraId="21C6D5AC" w14:textId="63FFE141" w:rsidR="00B77E91" w:rsidRDefault="00B77E91">
      <w:pPr>
        <w:pStyle w:val="PargrafodaLista"/>
        <w:ind w:left="1004"/>
        <w:rPr>
          <w:ins w:id="626" w:author="Rute Barbalho" w:date="2016-12-11T21:26:00Z"/>
        </w:rPr>
        <w:pPrChange w:id="627" w:author="Rute Barbalho" w:date="2016-12-11T21:21:00Z">
          <w:pPr>
            <w:pStyle w:val="PargrafodaLista"/>
          </w:pPr>
        </w:pPrChange>
      </w:pPr>
    </w:p>
    <w:p w14:paraId="1903D4D7" w14:textId="77777777" w:rsidR="00B77E91" w:rsidRDefault="00B77E91" w:rsidP="00B77E91">
      <w:pPr>
        <w:rPr>
          <w:ins w:id="628" w:author="Rute Barbalho" w:date="2016-12-11T21:26:00Z"/>
          <w:b/>
        </w:rPr>
      </w:pPr>
      <w:ins w:id="629" w:author="Rute Barbalho" w:date="2016-12-11T21:26:00Z">
        <w:r>
          <w:rPr>
            <w:b/>
          </w:rPr>
          <w:t>Fluxo Básico:</w:t>
        </w:r>
      </w:ins>
    </w:p>
    <w:p w14:paraId="43090370" w14:textId="76A1C4F9" w:rsidR="00B77E91" w:rsidRDefault="00B77E91" w:rsidP="00B77E91">
      <w:pPr>
        <w:pStyle w:val="PargrafodaLista"/>
        <w:numPr>
          <w:ilvl w:val="0"/>
          <w:numId w:val="36"/>
        </w:numPr>
        <w:rPr>
          <w:ins w:id="630" w:author="Rute Barbalho" w:date="2016-12-11T21:26:00Z"/>
        </w:rPr>
      </w:pPr>
      <w:ins w:id="631" w:author="Rute Barbalho" w:date="2016-12-11T21:28:00Z">
        <w:r>
          <w:t xml:space="preserve">O </w:t>
        </w:r>
      </w:ins>
      <w:ins w:id="632" w:author="Rute Barbalho" w:date="2016-12-11T21:26:00Z">
        <w:r>
          <w:t xml:space="preserve">Usuário entra na </w:t>
        </w:r>
        <w:r>
          <w:rPr>
            <w:i/>
          </w:rPr>
          <w:t xml:space="preserve">Home </w:t>
        </w:r>
        <w:r>
          <w:t>sistema e clica na opção filmes no menu da p</w:t>
        </w:r>
      </w:ins>
      <w:ins w:id="633" w:author="Rute Barbalho" w:date="2016-12-11T21:27:00Z">
        <w:r>
          <w:t>ágina.</w:t>
        </w:r>
      </w:ins>
    </w:p>
    <w:p w14:paraId="4BD5B687" w14:textId="60CE904F" w:rsidR="00B77E91" w:rsidRDefault="00B77E91" w:rsidP="00B77E91">
      <w:pPr>
        <w:pStyle w:val="PargrafodaLista"/>
        <w:numPr>
          <w:ilvl w:val="0"/>
          <w:numId w:val="36"/>
        </w:numPr>
        <w:rPr>
          <w:ins w:id="634" w:author="Rute Barbalho" w:date="2016-12-11T22:22:00Z"/>
        </w:rPr>
      </w:pPr>
      <w:ins w:id="635" w:author="Rute Barbalho" w:date="2016-12-11T21:27:00Z">
        <w:r>
          <w:t>O usuário visualizará uma lista com os gêneros</w:t>
        </w:r>
      </w:ins>
      <w:ins w:id="636" w:author="Rute Barbalho" w:date="2016-12-11T21:28:00Z">
        <w:r>
          <w:t>, ao clicar no gênero que deseja será direcionado à página com o ranking do respectivo gênero</w:t>
        </w:r>
      </w:ins>
      <w:ins w:id="637" w:author="Rute Barbalho" w:date="2016-12-11T21:26:00Z">
        <w:r>
          <w:t>.</w:t>
        </w:r>
      </w:ins>
    </w:p>
    <w:p w14:paraId="6F83113F" w14:textId="34AADA63" w:rsidR="00963D64" w:rsidRDefault="00963D64">
      <w:pPr>
        <w:rPr>
          <w:ins w:id="638" w:author="Rute Barbalho" w:date="2016-12-11T22:23:00Z"/>
        </w:rPr>
        <w:pPrChange w:id="639" w:author="Rute Barbalho" w:date="2016-12-11T22:22:00Z">
          <w:pPr>
            <w:pStyle w:val="PargrafodaLista"/>
            <w:numPr>
              <w:numId w:val="36"/>
            </w:numPr>
            <w:ind w:hanging="360"/>
          </w:pPr>
        </w:pPrChange>
      </w:pPr>
      <w:ins w:id="640" w:author="Rute Barbalho" w:date="2016-12-11T22:23:00Z">
        <w:r>
          <w:rPr>
            <w:noProof/>
            <w:lang w:eastAsia="pt-BR"/>
          </w:rPr>
          <w:lastRenderedPageBreak/>
          <w:drawing>
            <wp:inline distT="0" distB="0" distL="0" distR="0" wp14:anchorId="28EBCF7A" wp14:editId="49EA1816">
              <wp:extent cx="4324350" cy="4324350"/>
              <wp:effectExtent l="0" t="0" r="0" b="0"/>
              <wp:docPr id="31" name="Imagem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1" name="filmes.png"/>
                      <pic:cNvPicPr/>
                    </pic:nvPicPr>
                    <pic:blipFill>
                      <a:blip r:embed="rId2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24350" cy="43243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988CC01" w14:textId="73D9B97F" w:rsidR="00963D64" w:rsidRDefault="00963D64">
      <w:pPr>
        <w:rPr>
          <w:ins w:id="641" w:author="Rute Barbalho" w:date="2016-12-11T22:23:00Z"/>
        </w:rPr>
        <w:pPrChange w:id="642" w:author="Rute Barbalho" w:date="2016-12-11T22:22:00Z">
          <w:pPr>
            <w:pStyle w:val="PargrafodaLista"/>
            <w:numPr>
              <w:numId w:val="36"/>
            </w:numPr>
            <w:ind w:hanging="360"/>
          </w:pPr>
        </w:pPrChange>
      </w:pPr>
    </w:p>
    <w:p w14:paraId="02AE3AF2" w14:textId="1F9C449E" w:rsidR="00963D64" w:rsidRDefault="00963D64">
      <w:pPr>
        <w:pStyle w:val="PargrafodaLista"/>
        <w:numPr>
          <w:ilvl w:val="0"/>
          <w:numId w:val="35"/>
        </w:numPr>
        <w:rPr>
          <w:ins w:id="643" w:author="Rute Barbalho" w:date="2016-12-11T22:23:00Z"/>
        </w:rPr>
        <w:pPrChange w:id="644" w:author="Rute Barbalho" w:date="2016-12-11T22:23:00Z">
          <w:pPr>
            <w:pStyle w:val="PargrafodaLista"/>
            <w:numPr>
              <w:numId w:val="36"/>
            </w:numPr>
            <w:ind w:hanging="360"/>
          </w:pPr>
        </w:pPrChange>
      </w:pPr>
      <w:ins w:id="645" w:author="Rute Barbalho" w:date="2016-12-11T22:23:00Z">
        <w:r>
          <w:t>Ver informações de um filme</w:t>
        </w:r>
      </w:ins>
    </w:p>
    <w:p w14:paraId="49011313" w14:textId="4945AA27" w:rsidR="00EB6360" w:rsidRDefault="00EB6360">
      <w:pPr>
        <w:pStyle w:val="PargrafodaLista"/>
        <w:ind w:left="1004"/>
        <w:rPr>
          <w:ins w:id="646" w:author="Rute Barbalho" w:date="2016-12-11T22:23:00Z"/>
        </w:rPr>
        <w:pPrChange w:id="647" w:author="Rute Barbalho" w:date="2016-12-11T22:23:00Z">
          <w:pPr>
            <w:pStyle w:val="PargrafodaLista"/>
            <w:numPr>
              <w:numId w:val="36"/>
            </w:numPr>
            <w:ind w:hanging="360"/>
          </w:pPr>
        </w:pPrChange>
      </w:pPr>
    </w:p>
    <w:p w14:paraId="109D6360" w14:textId="34D2F3C8" w:rsidR="00EB6360" w:rsidRDefault="00EB6360">
      <w:pPr>
        <w:pStyle w:val="PargrafodaLista"/>
        <w:ind w:left="1004"/>
        <w:rPr>
          <w:ins w:id="648" w:author="Rute Barbalho" w:date="2016-12-11T22:24:00Z"/>
          <w:i/>
          <w:lang w:eastAsia="pt-BR"/>
        </w:rPr>
        <w:pPrChange w:id="649" w:author="Rute Barbalho" w:date="2016-12-11T22:23:00Z">
          <w:pPr>
            <w:pStyle w:val="PargrafodaLista"/>
            <w:numPr>
              <w:numId w:val="36"/>
            </w:numPr>
            <w:ind w:hanging="360"/>
          </w:pPr>
        </w:pPrChange>
      </w:pPr>
      <w:ins w:id="650" w:author="Rute Barbalho" w:date="2016-12-11T22:23:00Z">
        <w:r>
          <w:rPr>
            <w:b/>
          </w:rPr>
          <w:t xml:space="preserve">Pré: </w:t>
        </w:r>
      </w:ins>
      <w:ins w:id="651" w:author="Rute Barbalho" w:date="2016-12-11T22:24:00Z">
        <w:r w:rsidRPr="004E4C07">
          <w:rPr>
            <w:lang w:eastAsia="pt-BR"/>
          </w:rPr>
          <w:t>Não há</w:t>
        </w:r>
        <w:r>
          <w:rPr>
            <w:i/>
            <w:lang w:eastAsia="pt-BR"/>
          </w:rPr>
          <w:t xml:space="preserve"> </w:t>
        </w:r>
        <w:r w:rsidRPr="004E4C07">
          <w:rPr>
            <w:i/>
            <w:lang w:eastAsia="pt-BR"/>
          </w:rPr>
          <w:t>pré-condições</w:t>
        </w:r>
        <w:r>
          <w:rPr>
            <w:i/>
            <w:lang w:eastAsia="pt-BR"/>
          </w:rPr>
          <w:t>.</w:t>
        </w:r>
      </w:ins>
    </w:p>
    <w:p w14:paraId="1BDF11EE" w14:textId="3F0F5711" w:rsidR="00EB6360" w:rsidRDefault="00EB6360">
      <w:pPr>
        <w:pStyle w:val="PargrafodaLista"/>
        <w:ind w:left="1004"/>
        <w:rPr>
          <w:ins w:id="652" w:author="Rute Barbalho" w:date="2016-12-11T22:25:00Z"/>
        </w:rPr>
        <w:pPrChange w:id="653" w:author="Rute Barbalho" w:date="2016-12-11T22:23:00Z">
          <w:pPr>
            <w:pStyle w:val="PargrafodaLista"/>
            <w:numPr>
              <w:numId w:val="36"/>
            </w:numPr>
            <w:ind w:hanging="360"/>
          </w:pPr>
        </w:pPrChange>
      </w:pPr>
      <w:ins w:id="654" w:author="Rute Barbalho" w:date="2016-12-11T22:24:00Z">
        <w:r>
          <w:rPr>
            <w:b/>
          </w:rPr>
          <w:t xml:space="preserve">Pós: </w:t>
        </w:r>
        <w:r>
          <w:t>O usuário visualizar</w:t>
        </w:r>
      </w:ins>
      <w:ins w:id="655" w:author="Rute Barbalho" w:date="2016-12-11T22:25:00Z">
        <w:r>
          <w:t>á</w:t>
        </w:r>
      </w:ins>
      <w:ins w:id="656" w:author="Rute Barbalho" w:date="2016-12-11T22:24:00Z">
        <w:r>
          <w:t xml:space="preserve"> a página do filme, onde irá conter as </w:t>
        </w:r>
      </w:ins>
      <w:ins w:id="657" w:author="Rute Barbalho" w:date="2016-12-11T22:25:00Z">
        <w:r>
          <w:t>informações</w:t>
        </w:r>
      </w:ins>
      <w:ins w:id="658" w:author="Rute Barbalho" w:date="2016-12-11T22:24:00Z">
        <w:r>
          <w:t xml:space="preserve"> sobre o filme.</w:t>
        </w:r>
      </w:ins>
    </w:p>
    <w:p w14:paraId="4A8BF853" w14:textId="26DBFE2D" w:rsidR="00EB6360" w:rsidRDefault="00EB6360">
      <w:pPr>
        <w:pStyle w:val="PargrafodaLista"/>
        <w:ind w:left="1004"/>
        <w:rPr>
          <w:ins w:id="659" w:author="Rute Barbalho" w:date="2016-12-11T22:25:00Z"/>
          <w:b/>
        </w:rPr>
        <w:pPrChange w:id="660" w:author="Rute Barbalho" w:date="2016-12-11T22:23:00Z">
          <w:pPr>
            <w:pStyle w:val="PargrafodaLista"/>
            <w:numPr>
              <w:numId w:val="36"/>
            </w:numPr>
            <w:ind w:hanging="360"/>
          </w:pPr>
        </w:pPrChange>
      </w:pPr>
      <w:ins w:id="661" w:author="Rute Barbalho" w:date="2016-12-11T22:25:00Z">
        <w:r>
          <w:rPr>
            <w:b/>
          </w:rPr>
          <w:t>Fluxo Básico:</w:t>
        </w:r>
      </w:ins>
    </w:p>
    <w:p w14:paraId="47C39777" w14:textId="5671A000" w:rsidR="00EB6360" w:rsidRDefault="00EB6360">
      <w:pPr>
        <w:pStyle w:val="PargrafodaLista"/>
        <w:numPr>
          <w:ilvl w:val="3"/>
          <w:numId w:val="27"/>
        </w:numPr>
        <w:rPr>
          <w:ins w:id="662" w:author="Rute Barbalho" w:date="2016-12-11T22:25:00Z"/>
        </w:rPr>
        <w:pPrChange w:id="663" w:author="Rute Barbalho" w:date="2016-12-11T22:25:00Z">
          <w:pPr>
            <w:pStyle w:val="PargrafodaLista"/>
            <w:numPr>
              <w:numId w:val="36"/>
            </w:numPr>
            <w:ind w:hanging="360"/>
          </w:pPr>
        </w:pPrChange>
      </w:pPr>
      <w:ins w:id="664" w:author="Rute Barbalho" w:date="2016-12-11T22:25:00Z">
        <w:r>
          <w:t xml:space="preserve">O Usuário entra na </w:t>
        </w:r>
        <w:r w:rsidRPr="00EB6360">
          <w:rPr>
            <w:i/>
          </w:rPr>
          <w:t xml:space="preserve">Home </w:t>
        </w:r>
        <w:r>
          <w:t>sistema e clica na aba de pesquisa e digita o nome do filme que deseja visualizar as informaç</w:t>
        </w:r>
      </w:ins>
      <w:ins w:id="665" w:author="Rute Barbalho" w:date="2016-12-11T22:26:00Z">
        <w:r>
          <w:t>ões</w:t>
        </w:r>
      </w:ins>
      <w:ins w:id="666" w:author="Rute Barbalho" w:date="2016-12-11T22:25:00Z">
        <w:r>
          <w:t>.</w:t>
        </w:r>
      </w:ins>
    </w:p>
    <w:p w14:paraId="298FEFDA" w14:textId="6976A232" w:rsidR="00EB6360" w:rsidRDefault="00EB6360">
      <w:pPr>
        <w:pStyle w:val="PargrafodaLista"/>
        <w:numPr>
          <w:ilvl w:val="3"/>
          <w:numId w:val="27"/>
        </w:numPr>
        <w:rPr>
          <w:ins w:id="667" w:author="Rute Barbalho" w:date="2016-12-11T22:28:00Z"/>
        </w:rPr>
        <w:pPrChange w:id="668" w:author="Rute Barbalho" w:date="2016-12-11T22:28:00Z">
          <w:pPr>
            <w:pStyle w:val="PargrafodaLista"/>
            <w:numPr>
              <w:numId w:val="36"/>
            </w:numPr>
            <w:ind w:hanging="360"/>
          </w:pPr>
        </w:pPrChange>
      </w:pPr>
      <w:ins w:id="669" w:author="Rute Barbalho" w:date="2016-12-11T22:25:00Z">
        <w:r>
          <w:t>O usuário ser</w:t>
        </w:r>
      </w:ins>
      <w:ins w:id="670" w:author="Rute Barbalho" w:date="2016-12-11T22:27:00Z">
        <w:r>
          <w:t>á direcionado à uma página que terá o link para a p</w:t>
        </w:r>
      </w:ins>
      <w:ins w:id="671" w:author="Rute Barbalho" w:date="2016-12-11T22:28:00Z">
        <w:r>
          <w:t>ágina do filme</w:t>
        </w:r>
      </w:ins>
      <w:ins w:id="672" w:author="Rute Barbalho" w:date="2016-12-11T22:25:00Z">
        <w:r>
          <w:t>.</w:t>
        </w:r>
      </w:ins>
    </w:p>
    <w:p w14:paraId="3B3E3865" w14:textId="77777777" w:rsidR="00EB6360" w:rsidRDefault="00EB6360">
      <w:pPr>
        <w:pStyle w:val="PargrafodaLista"/>
        <w:numPr>
          <w:ilvl w:val="3"/>
          <w:numId w:val="27"/>
        </w:numPr>
        <w:rPr>
          <w:ins w:id="673" w:author="Rute Barbalho" w:date="2016-12-11T22:32:00Z"/>
        </w:rPr>
        <w:pPrChange w:id="674" w:author="Rute Barbalho" w:date="2016-12-11T22:28:00Z">
          <w:pPr>
            <w:pStyle w:val="PargrafodaLista"/>
            <w:numPr>
              <w:numId w:val="36"/>
            </w:numPr>
            <w:ind w:hanging="360"/>
          </w:pPr>
        </w:pPrChange>
      </w:pPr>
      <w:ins w:id="675" w:author="Rute Barbalho" w:date="2016-12-11T22:28:00Z">
        <w:r>
          <w:t>Ao clicar no link do filme pesquisado o usuário visualizará as informaç</w:t>
        </w:r>
      </w:ins>
      <w:ins w:id="676" w:author="Rute Barbalho" w:date="2016-12-11T22:29:00Z">
        <w:r>
          <w:t>ões do filme.</w:t>
        </w:r>
      </w:ins>
    </w:p>
    <w:p w14:paraId="073936CD" w14:textId="58BBE49D" w:rsidR="00EB6360" w:rsidRDefault="00EB6360">
      <w:pPr>
        <w:pStyle w:val="PargrafodaLista"/>
        <w:ind w:left="786"/>
        <w:rPr>
          <w:ins w:id="677" w:author="Rute Barbalho" w:date="2016-12-11T22:29:00Z"/>
        </w:rPr>
        <w:pPrChange w:id="678" w:author="Rute Barbalho" w:date="2016-12-11T22:32:00Z">
          <w:pPr>
            <w:pStyle w:val="PargrafodaLista"/>
            <w:numPr>
              <w:numId w:val="36"/>
            </w:numPr>
            <w:ind w:hanging="360"/>
          </w:pPr>
        </w:pPrChange>
      </w:pPr>
      <w:ins w:id="679" w:author="Rute Barbalho" w:date="2016-12-11T22:32:00Z">
        <w:r>
          <w:rPr>
            <w:noProof/>
            <w:lang w:eastAsia="pt-BR"/>
          </w:rPr>
          <w:lastRenderedPageBreak/>
          <w:drawing>
            <wp:inline distT="0" distB="0" distL="0" distR="0" wp14:anchorId="4A5E6164" wp14:editId="49F2F014">
              <wp:extent cx="3867150" cy="3867150"/>
              <wp:effectExtent l="0" t="0" r="0" b="0"/>
              <wp:docPr id="32" name="Imagem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2" name="infoFilme.png"/>
                      <pic:cNvPicPr/>
                    </pic:nvPicPr>
                    <pic:blipFill>
                      <a:blip r:embed="rId3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67150" cy="38671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32F16E3" w14:textId="77777777" w:rsidR="00EB6360" w:rsidRDefault="00EB6360">
      <w:pPr>
        <w:pStyle w:val="PargrafodaLista"/>
        <w:ind w:left="786"/>
        <w:rPr>
          <w:ins w:id="680" w:author="Rute Barbalho" w:date="2016-12-11T22:29:00Z"/>
        </w:rPr>
        <w:pPrChange w:id="681" w:author="Rute Barbalho" w:date="2016-12-11T22:29:00Z">
          <w:pPr>
            <w:pStyle w:val="PargrafodaLista"/>
            <w:numPr>
              <w:numId w:val="36"/>
            </w:numPr>
            <w:ind w:hanging="360"/>
          </w:pPr>
        </w:pPrChange>
      </w:pPr>
    </w:p>
    <w:p w14:paraId="166DCD83" w14:textId="77777777" w:rsidR="00EB6360" w:rsidRDefault="00EB6360">
      <w:pPr>
        <w:ind w:left="426"/>
        <w:rPr>
          <w:ins w:id="682" w:author="Rute Barbalho" w:date="2016-12-11T22:25:00Z"/>
        </w:rPr>
        <w:pPrChange w:id="683" w:author="Rute Barbalho" w:date="2016-12-11T22:29:00Z">
          <w:pPr>
            <w:pStyle w:val="PargrafodaLista"/>
            <w:numPr>
              <w:numId w:val="36"/>
            </w:numPr>
            <w:ind w:hanging="360"/>
          </w:pPr>
        </w:pPrChange>
      </w:pPr>
    </w:p>
    <w:p w14:paraId="60B2D5DE" w14:textId="77777777" w:rsidR="00EB6360" w:rsidRDefault="00EB6360">
      <w:pPr>
        <w:pStyle w:val="PargrafodaLista"/>
        <w:ind w:left="1004"/>
        <w:rPr>
          <w:ins w:id="684" w:author="Rute Barbalho" w:date="2016-12-11T22:25:00Z"/>
          <w:b/>
        </w:rPr>
        <w:pPrChange w:id="685" w:author="Rute Barbalho" w:date="2016-12-11T22:23:00Z">
          <w:pPr>
            <w:pStyle w:val="PargrafodaLista"/>
            <w:numPr>
              <w:numId w:val="36"/>
            </w:numPr>
            <w:ind w:hanging="360"/>
          </w:pPr>
        </w:pPrChange>
      </w:pPr>
    </w:p>
    <w:p w14:paraId="1411AB17" w14:textId="77777777" w:rsidR="00EB6360" w:rsidRPr="00EB6360" w:rsidRDefault="00EB6360">
      <w:pPr>
        <w:pStyle w:val="PargrafodaLista"/>
        <w:ind w:left="1004"/>
        <w:rPr>
          <w:ins w:id="686" w:author="Rute Barbalho" w:date="2016-12-11T21:26:00Z"/>
          <w:b/>
          <w:rPrChange w:id="687" w:author="Rute Barbalho" w:date="2016-12-11T22:25:00Z">
            <w:rPr>
              <w:ins w:id="688" w:author="Rute Barbalho" w:date="2016-12-11T21:26:00Z"/>
            </w:rPr>
          </w:rPrChange>
        </w:rPr>
        <w:pPrChange w:id="689" w:author="Rute Barbalho" w:date="2016-12-11T22:23:00Z">
          <w:pPr>
            <w:pStyle w:val="PargrafodaLista"/>
            <w:numPr>
              <w:numId w:val="36"/>
            </w:numPr>
            <w:ind w:hanging="360"/>
          </w:pPr>
        </w:pPrChange>
      </w:pPr>
    </w:p>
    <w:p w14:paraId="6A71562C" w14:textId="77777777" w:rsidR="00B77E91" w:rsidRPr="00B77E91" w:rsidRDefault="00B77E91">
      <w:pPr>
        <w:pStyle w:val="PargrafodaLista"/>
        <w:ind w:left="1004"/>
        <w:rPr>
          <w:ins w:id="690" w:author="Rute Barbalho" w:date="2016-12-11T21:20:00Z"/>
        </w:rPr>
        <w:pPrChange w:id="691" w:author="Rute Barbalho" w:date="2016-12-11T21:21:00Z">
          <w:pPr>
            <w:pStyle w:val="PargrafodaLista"/>
          </w:pPr>
        </w:pPrChange>
      </w:pPr>
    </w:p>
    <w:p w14:paraId="36821491" w14:textId="3FD18D78" w:rsidR="004605F7" w:rsidRPr="004605F7" w:rsidDel="00CA0C3A" w:rsidRDefault="004605F7">
      <w:pPr>
        <w:ind w:left="284"/>
        <w:rPr>
          <w:del w:id="692" w:author="João Mendes Neto" w:date="2016-11-30T03:43:00Z"/>
        </w:rPr>
        <w:pPrChange w:id="693" w:author="João Mendes Neto" w:date="2016-11-30T08:18:00Z">
          <w:pPr/>
        </w:pPrChange>
      </w:pPr>
    </w:p>
    <w:p w14:paraId="375BC316" w14:textId="0B02DBD9" w:rsidR="00AA184C" w:rsidRPr="009C5416" w:rsidDel="00CA0C3A" w:rsidRDefault="00AA184C">
      <w:pPr>
        <w:pStyle w:val="Ttulo1"/>
        <w:rPr>
          <w:del w:id="694" w:author="João Mendes Neto" w:date="2016-11-30T03:43:00Z"/>
        </w:rPr>
      </w:pPr>
      <w:del w:id="695" w:author="João Mendes Neto" w:date="2016-11-30T03:43:00Z">
        <w:r w:rsidRPr="009C5416" w:rsidDel="00CA0C3A">
          <w:delText>Fale conosco</w:delText>
        </w:r>
      </w:del>
    </w:p>
    <w:p w14:paraId="5657F69C" w14:textId="436F0BC5" w:rsidR="00215DAF" w:rsidRPr="009C5416" w:rsidDel="00CA0C3A" w:rsidRDefault="00215DAF">
      <w:pPr>
        <w:ind w:left="284" w:firstLine="708"/>
        <w:rPr>
          <w:del w:id="696" w:author="João Mendes Neto" w:date="2016-11-30T03:43:00Z"/>
        </w:rPr>
        <w:pPrChange w:id="697" w:author="João Mendes Neto" w:date="2016-11-30T08:18:00Z">
          <w:pPr>
            <w:ind w:firstLine="708"/>
          </w:pPr>
        </w:pPrChange>
      </w:pPr>
      <w:del w:id="698" w:author="João Mendes Neto" w:date="2016-11-30T03:43:00Z">
        <w:r w:rsidRPr="009C5416" w:rsidDel="00CA0C3A">
          <w:rPr>
            <w:b/>
          </w:rPr>
          <w:delText>Pré</w:delText>
        </w:r>
        <w:r w:rsidRPr="009C5416" w:rsidDel="00CA0C3A">
          <w:delText xml:space="preserve">: </w:delText>
        </w:r>
        <w:r w:rsidR="00C348AC" w:rsidRPr="009C5416" w:rsidDel="00CA0C3A">
          <w:rPr>
            <w:lang w:eastAsia="pt-BR"/>
          </w:rPr>
          <w:delText xml:space="preserve">Não há </w:delText>
        </w:r>
        <w:r w:rsidR="00C348AC" w:rsidRPr="009C5416" w:rsidDel="00CA0C3A">
          <w:rPr>
            <w:i/>
            <w:lang w:eastAsia="pt-BR"/>
          </w:rPr>
          <w:delText>pré-condições.</w:delText>
        </w:r>
      </w:del>
    </w:p>
    <w:p w14:paraId="079CB3CA" w14:textId="035D1051" w:rsidR="00215DAF" w:rsidRPr="009C5416" w:rsidDel="00CA0C3A" w:rsidRDefault="00215DAF">
      <w:pPr>
        <w:ind w:left="284"/>
        <w:rPr>
          <w:del w:id="699" w:author="João Mendes Neto" w:date="2016-11-30T03:43:00Z"/>
        </w:rPr>
        <w:pPrChange w:id="700" w:author="João Mendes Neto" w:date="2016-11-30T08:18:00Z">
          <w:pPr/>
        </w:pPrChange>
      </w:pPr>
      <w:commentRangeStart w:id="701"/>
      <w:del w:id="702" w:author="João Mendes Neto" w:date="2016-11-30T03:43:00Z">
        <w:r w:rsidRPr="009C5416" w:rsidDel="00CA0C3A">
          <w:tab/>
        </w:r>
        <w:r w:rsidRPr="009C5416" w:rsidDel="00CA0C3A">
          <w:rPr>
            <w:b/>
          </w:rPr>
          <w:delText>Pós</w:delText>
        </w:r>
        <w:r w:rsidRPr="009C5416" w:rsidDel="00CA0C3A">
          <w:delText>: Chegar a mensagem enviada para o email da cine7.</w:delText>
        </w:r>
        <w:commentRangeEnd w:id="701"/>
        <w:r w:rsidR="003C7CEE" w:rsidRPr="009C5416" w:rsidDel="00CA0C3A">
          <w:rPr>
            <w:rStyle w:val="Refdecomentrio"/>
          </w:rPr>
          <w:commentReference w:id="701"/>
        </w:r>
      </w:del>
    </w:p>
    <w:p w14:paraId="21A9FC30" w14:textId="69795901" w:rsidR="004605F7" w:rsidRPr="009C5416" w:rsidDel="00CA0C3A" w:rsidRDefault="0093334C">
      <w:pPr>
        <w:ind w:left="284"/>
        <w:rPr>
          <w:del w:id="703" w:author="João Mendes Neto" w:date="2016-11-30T03:43:00Z"/>
          <w:b/>
        </w:rPr>
        <w:pPrChange w:id="704" w:author="João Mendes Neto" w:date="2016-11-30T08:18:00Z">
          <w:pPr/>
        </w:pPrChange>
      </w:pPr>
      <w:del w:id="705" w:author="João Mendes Neto" w:date="2016-11-30T03:43:00Z">
        <w:r w:rsidRPr="009C5416" w:rsidDel="00CA0C3A">
          <w:rPr>
            <w:b/>
          </w:rPr>
          <w:delText xml:space="preserve">Fluxo Básico: </w:delText>
        </w:r>
      </w:del>
    </w:p>
    <w:p w14:paraId="113C92EF" w14:textId="2F2A8B20" w:rsidR="0093334C" w:rsidRPr="009C5416" w:rsidDel="00CA0C3A" w:rsidRDefault="0093334C">
      <w:pPr>
        <w:pStyle w:val="PargrafodaLista"/>
        <w:numPr>
          <w:ilvl w:val="0"/>
          <w:numId w:val="10"/>
        </w:numPr>
        <w:ind w:left="284"/>
        <w:rPr>
          <w:del w:id="706" w:author="João Mendes Neto" w:date="2016-11-30T03:43:00Z"/>
        </w:rPr>
        <w:pPrChange w:id="707" w:author="João Mendes Neto" w:date="2016-11-30T08:18:00Z">
          <w:pPr>
            <w:pStyle w:val="PargrafodaLista"/>
            <w:numPr>
              <w:numId w:val="10"/>
            </w:numPr>
            <w:ind w:hanging="360"/>
          </w:pPr>
        </w:pPrChange>
      </w:pPr>
      <w:del w:id="708" w:author="João Mendes Neto" w:date="2016-11-30T03:43:00Z">
        <w:r w:rsidRPr="009C5416" w:rsidDel="00CA0C3A">
          <w:delText>O usuário clica em fale conosco no rodapé</w:delText>
        </w:r>
      </w:del>
    </w:p>
    <w:p w14:paraId="5BDD97F7" w14:textId="3595B4B2" w:rsidR="0093334C" w:rsidRPr="009C5416" w:rsidDel="00CA0C3A" w:rsidRDefault="0093334C">
      <w:pPr>
        <w:pStyle w:val="PargrafodaLista"/>
        <w:numPr>
          <w:ilvl w:val="0"/>
          <w:numId w:val="10"/>
        </w:numPr>
        <w:ind w:left="284"/>
        <w:rPr>
          <w:del w:id="709" w:author="João Mendes Neto" w:date="2016-11-30T03:43:00Z"/>
        </w:rPr>
        <w:pPrChange w:id="710" w:author="João Mendes Neto" w:date="2016-11-30T08:18:00Z">
          <w:pPr>
            <w:pStyle w:val="PargrafodaLista"/>
            <w:numPr>
              <w:numId w:val="10"/>
            </w:numPr>
            <w:ind w:hanging="360"/>
          </w:pPr>
        </w:pPrChange>
      </w:pPr>
      <w:del w:id="711" w:author="João Mendes Neto" w:date="2016-11-30T03:43:00Z">
        <w:r w:rsidRPr="009C5416" w:rsidDel="00CA0C3A">
          <w:delText>O usuário insere os dados e o conteúdo da mensagem e confirma</w:delText>
        </w:r>
      </w:del>
    </w:p>
    <w:p w14:paraId="5F1BC0F6" w14:textId="065BA6B0" w:rsidR="0093334C" w:rsidRPr="009C5416" w:rsidDel="00CA0C3A" w:rsidRDefault="0093334C">
      <w:pPr>
        <w:pStyle w:val="PargrafodaLista"/>
        <w:numPr>
          <w:ilvl w:val="0"/>
          <w:numId w:val="10"/>
        </w:numPr>
        <w:ind w:left="284"/>
        <w:rPr>
          <w:del w:id="712" w:author="João Mendes Neto" w:date="2016-11-30T03:43:00Z"/>
        </w:rPr>
        <w:pPrChange w:id="713" w:author="João Mendes Neto" w:date="2016-11-30T08:18:00Z">
          <w:pPr>
            <w:pStyle w:val="PargrafodaLista"/>
            <w:numPr>
              <w:numId w:val="10"/>
            </w:numPr>
            <w:ind w:hanging="360"/>
          </w:pPr>
        </w:pPrChange>
      </w:pPr>
      <w:del w:id="714" w:author="João Mendes Neto" w:date="2016-11-30T03:39:00Z">
        <w:r w:rsidRPr="009C5416" w:rsidDel="00CA0C3A">
          <w:delText xml:space="preserve">O sistema envia um </w:delText>
        </w:r>
      </w:del>
      <w:del w:id="715" w:author="João Mendes Neto" w:date="2016-11-30T03:38:00Z">
        <w:r w:rsidRPr="009C5416" w:rsidDel="00CA0C3A">
          <w:delText xml:space="preserve">email para </w:delText>
        </w:r>
        <w:r w:rsidR="00D84251" w:rsidRPr="00CA0C3A" w:rsidDel="00CA0C3A">
          <w:fldChar w:fldCharType="begin"/>
        </w:r>
        <w:r w:rsidR="00D84251" w:rsidRPr="009C5416" w:rsidDel="00CA0C3A">
          <w:delInstrText xml:space="preserve"> HYPERLINK "mailto:contatose7ima@gmail.com" </w:delInstrText>
        </w:r>
        <w:r w:rsidR="00D84251" w:rsidRPr="00CA0C3A" w:rsidDel="00CA0C3A">
          <w:rPr>
            <w:rPrChange w:id="716" w:author="João Mendes Neto" w:date="2016-11-21T20:29:00Z">
              <w:rPr>
                <w:rStyle w:val="Hyperlink"/>
              </w:rPr>
            </w:rPrChange>
          </w:rPr>
          <w:fldChar w:fldCharType="separate"/>
        </w:r>
        <w:r w:rsidRPr="009C5416" w:rsidDel="00CA0C3A">
          <w:rPr>
            <w:rStyle w:val="Hyperlink"/>
          </w:rPr>
          <w:delText>contatose7ima@gmail.com</w:delText>
        </w:r>
        <w:r w:rsidR="00D84251" w:rsidRPr="00CA0C3A" w:rsidDel="00CA0C3A">
          <w:rPr>
            <w:rStyle w:val="Hyperlink"/>
          </w:rPr>
          <w:fldChar w:fldCharType="end"/>
        </w:r>
        <w:r w:rsidRPr="009C5416" w:rsidDel="00CA0C3A">
          <w:delText xml:space="preserve"> </w:delText>
        </w:r>
      </w:del>
      <w:del w:id="717" w:author="João Mendes Neto" w:date="2016-11-30T03:43:00Z">
        <w:r w:rsidRPr="009C5416" w:rsidDel="00CA0C3A">
          <w:delText>e fim de caso do uso.</w:delText>
        </w:r>
      </w:del>
    </w:p>
    <w:p w14:paraId="46C67C3A" w14:textId="670469B5" w:rsidR="0093334C" w:rsidRPr="009C5416" w:rsidDel="00CA0C3A" w:rsidRDefault="00AB5EA2">
      <w:pPr>
        <w:pStyle w:val="PargrafodaLista"/>
        <w:ind w:left="284"/>
        <w:rPr>
          <w:del w:id="718" w:author="João Mendes Neto" w:date="2016-11-30T03:43:00Z"/>
        </w:rPr>
        <w:pPrChange w:id="719" w:author="João Mendes Neto" w:date="2016-11-30T08:18:00Z">
          <w:pPr>
            <w:pStyle w:val="PargrafodaLista"/>
          </w:pPr>
        </w:pPrChange>
      </w:pPr>
      <w:del w:id="720" w:author="João Mendes Neto" w:date="2016-11-30T03:43:00Z">
        <w:r w:rsidRPr="009C5416" w:rsidDel="00CA0C3A">
          <w:rPr>
            <w:b/>
          </w:rPr>
          <w:delText>Fluxo alternativo (2</w:delText>
        </w:r>
      </w:del>
      <w:ins w:id="721" w:author="Alexandre Lima" w:date="2016-06-20T19:13:00Z">
        <w:del w:id="722" w:author="João Mendes Neto" w:date="2016-11-30T03:43:00Z">
          <w:r w:rsidR="003C7CEE" w:rsidRPr="009C5416" w:rsidDel="00CA0C3A">
            <w:rPr>
              <w:b/>
            </w:rPr>
            <w:delText>3</w:delText>
          </w:r>
        </w:del>
      </w:ins>
      <w:del w:id="723" w:author="João Mendes Neto" w:date="2016-11-30T03:43:00Z">
        <w:r w:rsidR="0093334C" w:rsidRPr="009C5416" w:rsidDel="00CA0C3A">
          <w:rPr>
            <w:b/>
          </w:rPr>
          <w:delText xml:space="preserve">): </w:delText>
        </w:r>
        <w:r w:rsidR="0093334C" w:rsidRPr="009C5416" w:rsidDel="00CA0C3A">
          <w:delText>Os dados t</w:delText>
        </w:r>
      </w:del>
      <w:del w:id="724" w:author="João Mendes Neto" w:date="2016-11-30T03:39:00Z">
        <w:r w:rsidR="0093334C" w:rsidRPr="009C5416" w:rsidDel="00CA0C3A">
          <w:delText>e</w:delText>
        </w:r>
      </w:del>
      <w:del w:id="725" w:author="João Mendes Neto" w:date="2016-11-30T03:43:00Z">
        <w:r w:rsidR="0093334C" w:rsidRPr="009C5416" w:rsidDel="00CA0C3A">
          <w:delText>m algum erro ou está em branco.</w:delText>
        </w:r>
      </w:del>
    </w:p>
    <w:p w14:paraId="47989543" w14:textId="2D1BC6E5" w:rsidR="0093334C" w:rsidDel="00CA0C3A" w:rsidRDefault="0093334C">
      <w:pPr>
        <w:pStyle w:val="PargrafodaLista"/>
        <w:ind w:left="284"/>
        <w:rPr>
          <w:del w:id="726" w:author="João Mendes Neto" w:date="2016-11-30T03:43:00Z"/>
        </w:rPr>
        <w:pPrChange w:id="727" w:author="João Mendes Neto" w:date="2016-11-30T08:18:00Z">
          <w:pPr>
            <w:pStyle w:val="PargrafodaLista"/>
          </w:pPr>
        </w:pPrChange>
      </w:pPr>
      <w:del w:id="728" w:author="João Mendes Neto" w:date="2016-11-30T03:43:00Z">
        <w:r w:rsidRPr="009C5416" w:rsidDel="00CA0C3A">
          <w:rPr>
            <w:b/>
          </w:rPr>
          <w:tab/>
        </w:r>
        <w:r w:rsidRPr="009C5416" w:rsidDel="00CA0C3A">
          <w:delText>O sistema informa ao usuário o erro e pede para ele verifica-lo ou preencher o campo.</w:delText>
        </w:r>
        <w:r w:rsidDel="00CA0C3A">
          <w:delText xml:space="preserve"> </w:delText>
        </w:r>
      </w:del>
    </w:p>
    <w:p w14:paraId="575FCEA5" w14:textId="25ED77EA" w:rsidR="00CA0C3A" w:rsidRPr="0093334C" w:rsidDel="00CA0C3A" w:rsidRDefault="00CA0C3A">
      <w:pPr>
        <w:pStyle w:val="PargrafodaLista"/>
        <w:numPr>
          <w:ilvl w:val="0"/>
          <w:numId w:val="10"/>
        </w:numPr>
        <w:ind w:left="284"/>
        <w:rPr>
          <w:del w:id="729" w:author="João Mendes Neto" w:date="2016-11-30T03:43:00Z"/>
        </w:rPr>
        <w:pPrChange w:id="730" w:author="João Mendes Neto" w:date="2016-11-30T08:18:00Z">
          <w:pPr/>
        </w:pPrChange>
      </w:pPr>
    </w:p>
    <w:p w14:paraId="5ED6F538" w14:textId="3EF5DA9A" w:rsidR="00AA184C" w:rsidDel="00295F9A" w:rsidRDefault="00AA184C">
      <w:pPr>
        <w:pStyle w:val="Ttulo1"/>
        <w:rPr>
          <w:del w:id="731" w:author="João Mendes Neto" w:date="2016-11-30T07:33:00Z"/>
        </w:rPr>
      </w:pPr>
      <w:del w:id="732" w:author="João Mendes Neto" w:date="2016-11-30T07:33:00Z">
        <w:r w:rsidRPr="00C35780" w:rsidDel="00295F9A">
          <w:delText>Pesquisar</w:delText>
        </w:r>
      </w:del>
    </w:p>
    <w:p w14:paraId="778A51B0" w14:textId="350326E5" w:rsidR="00C348AC" w:rsidRPr="00C348AC" w:rsidDel="00295F9A" w:rsidRDefault="00C348AC">
      <w:pPr>
        <w:ind w:left="284"/>
        <w:rPr>
          <w:del w:id="733" w:author="João Mendes Neto" w:date="2016-11-30T07:33:00Z"/>
          <w:b/>
          <w:lang w:eastAsia="pt-BR"/>
        </w:rPr>
        <w:pPrChange w:id="734" w:author="João Mendes Neto" w:date="2016-11-30T08:18:00Z">
          <w:pPr>
            <w:ind w:left="708"/>
          </w:pPr>
        </w:pPrChange>
      </w:pPr>
      <w:del w:id="735" w:author="João Mendes Neto" w:date="2016-11-30T07:33:00Z">
        <w:r w:rsidRPr="00C348AC" w:rsidDel="00295F9A">
          <w:rPr>
            <w:b/>
            <w:lang w:eastAsia="pt-BR"/>
          </w:rPr>
          <w:delText>Pré</w:delText>
        </w:r>
        <w:r w:rsidRPr="00C348AC" w:rsidDel="00295F9A">
          <w:rPr>
            <w:lang w:eastAsia="pt-BR"/>
          </w:rPr>
          <w:delText>:</w:delText>
        </w:r>
        <w:r w:rsidDel="00295F9A">
          <w:rPr>
            <w:lang w:eastAsia="pt-BR"/>
          </w:rPr>
          <w:delText xml:space="preserve"> Não há </w:delText>
        </w:r>
        <w:r w:rsidRPr="00C348AC" w:rsidDel="00295F9A">
          <w:rPr>
            <w:i/>
            <w:lang w:eastAsia="pt-BR"/>
          </w:rPr>
          <w:delText>pré-condições</w:delText>
        </w:r>
        <w:r w:rsidDel="00295F9A">
          <w:rPr>
            <w:i/>
            <w:lang w:eastAsia="pt-BR"/>
          </w:rPr>
          <w:delText>.</w:delText>
        </w:r>
      </w:del>
    </w:p>
    <w:p w14:paraId="106CBFCE" w14:textId="183D5CF4" w:rsidR="00C348AC" w:rsidDel="00295F9A" w:rsidRDefault="00C348AC">
      <w:pPr>
        <w:ind w:left="284" w:firstLine="708"/>
        <w:rPr>
          <w:del w:id="736" w:author="João Mendes Neto" w:date="2016-11-30T07:33:00Z"/>
          <w:b/>
        </w:rPr>
        <w:pPrChange w:id="737" w:author="João Mendes Neto" w:date="2016-11-30T08:18:00Z">
          <w:pPr>
            <w:ind w:firstLine="708"/>
          </w:pPr>
        </w:pPrChange>
      </w:pPr>
      <w:commentRangeStart w:id="738"/>
      <w:del w:id="739" w:author="João Mendes Neto" w:date="2016-11-30T07:33:00Z">
        <w:r w:rsidDel="00295F9A">
          <w:rPr>
            <w:b/>
          </w:rPr>
          <w:delText>Pós</w:delText>
        </w:r>
        <w:r w:rsidRPr="00C348AC" w:rsidDel="00295F9A">
          <w:delText>:</w:delText>
        </w:r>
        <w:r w:rsidDel="00295F9A">
          <w:delText xml:space="preserve"> O usuário é redirecionado para uma página com os artigos </w:delText>
        </w:r>
      </w:del>
      <w:ins w:id="740" w:author="João Mendes Lopes Neto" w:date="2016-06-29T11:16:00Z">
        <w:del w:id="741" w:author="João Mendes Neto" w:date="2016-11-30T07:33:00Z">
          <w:r w:rsidR="006E1FD5" w:rsidDel="00295F9A">
            <w:delText xml:space="preserve">filmes </w:delText>
          </w:r>
        </w:del>
      </w:ins>
      <w:del w:id="742" w:author="João Mendes Neto" w:date="2016-11-30T07:33:00Z">
        <w:r w:rsidDel="00295F9A">
          <w:delText>relacionado</w:delText>
        </w:r>
        <w:r w:rsidR="00AE0A97" w:rsidDel="00295F9A">
          <w:delText>s</w:delText>
        </w:r>
        <w:r w:rsidDel="00295F9A">
          <w:delText>.</w:delText>
        </w:r>
        <w:commentRangeEnd w:id="738"/>
        <w:r w:rsidR="003C7CEE" w:rsidDel="00295F9A">
          <w:rPr>
            <w:rStyle w:val="Refdecomentrio"/>
          </w:rPr>
          <w:commentReference w:id="738"/>
        </w:r>
      </w:del>
    </w:p>
    <w:p w14:paraId="370706D9" w14:textId="481F1E6E" w:rsidR="008C0670" w:rsidDel="00295F9A" w:rsidRDefault="008C0670">
      <w:pPr>
        <w:ind w:left="284"/>
        <w:rPr>
          <w:del w:id="743" w:author="João Mendes Neto" w:date="2016-11-30T07:33:00Z"/>
          <w:b/>
        </w:rPr>
        <w:pPrChange w:id="744" w:author="João Mendes Neto" w:date="2016-11-30T08:18:00Z">
          <w:pPr/>
        </w:pPrChange>
      </w:pPr>
      <w:del w:id="745" w:author="João Mendes Neto" w:date="2016-11-30T07:33:00Z">
        <w:r w:rsidDel="00295F9A">
          <w:rPr>
            <w:b/>
          </w:rPr>
          <w:delText>Fluxo básico:</w:delText>
        </w:r>
      </w:del>
    </w:p>
    <w:p w14:paraId="239E7179" w14:textId="66F1429A" w:rsidR="008C0670" w:rsidDel="00295F9A" w:rsidRDefault="008A0381">
      <w:pPr>
        <w:pStyle w:val="PargrafodaLista"/>
        <w:numPr>
          <w:ilvl w:val="0"/>
          <w:numId w:val="13"/>
        </w:numPr>
        <w:ind w:left="284"/>
        <w:rPr>
          <w:del w:id="746" w:author="João Mendes Neto" w:date="2016-11-30T07:33:00Z"/>
        </w:rPr>
        <w:pPrChange w:id="747" w:author="João Mendes Neto" w:date="2016-11-30T08:18:00Z">
          <w:pPr>
            <w:pStyle w:val="PargrafodaLista"/>
            <w:numPr>
              <w:numId w:val="13"/>
            </w:numPr>
            <w:ind w:hanging="360"/>
          </w:pPr>
        </w:pPrChange>
      </w:pPr>
      <w:del w:id="748" w:author="João Mendes Neto" w:date="2016-11-30T07:33:00Z">
        <w:r w:rsidDel="00295F9A">
          <w:delText>O u</w:delText>
        </w:r>
        <w:r w:rsidR="008C0670" w:rsidDel="00295F9A">
          <w:delText>suário entra no site e digita o elemento a ser pesquisado na barra.</w:delText>
        </w:r>
      </w:del>
    </w:p>
    <w:p w14:paraId="1074031B" w14:textId="0063C3F5" w:rsidR="008C0670" w:rsidDel="00295F9A" w:rsidRDefault="008C0670">
      <w:pPr>
        <w:pStyle w:val="PargrafodaLista"/>
        <w:numPr>
          <w:ilvl w:val="0"/>
          <w:numId w:val="13"/>
        </w:numPr>
        <w:ind w:left="284"/>
        <w:rPr>
          <w:del w:id="749" w:author="João Mendes Neto" w:date="2016-11-30T07:33:00Z"/>
        </w:rPr>
        <w:pPrChange w:id="750" w:author="João Mendes Neto" w:date="2016-11-30T08:18:00Z">
          <w:pPr>
            <w:pStyle w:val="PargrafodaLista"/>
            <w:numPr>
              <w:numId w:val="13"/>
            </w:numPr>
            <w:ind w:hanging="360"/>
          </w:pPr>
        </w:pPrChange>
      </w:pPr>
      <w:del w:id="751" w:author="João Mendes Neto" w:date="2016-11-30T07:33:00Z">
        <w:r w:rsidDel="00295F9A">
          <w:delText>O sistema analisa o que foi digitado e procura no banco de dados</w:delText>
        </w:r>
      </w:del>
    </w:p>
    <w:p w14:paraId="4DA7D59C" w14:textId="4250D1EB" w:rsidR="008C0670" w:rsidDel="00295F9A" w:rsidRDefault="008C0670">
      <w:pPr>
        <w:pStyle w:val="PargrafodaLista"/>
        <w:numPr>
          <w:ilvl w:val="0"/>
          <w:numId w:val="13"/>
        </w:numPr>
        <w:ind w:left="284"/>
        <w:rPr>
          <w:del w:id="752" w:author="João Mendes Neto" w:date="2016-11-30T07:33:00Z"/>
        </w:rPr>
        <w:pPrChange w:id="753" w:author="João Mendes Neto" w:date="2016-11-30T08:18:00Z">
          <w:pPr>
            <w:pStyle w:val="PargrafodaLista"/>
            <w:numPr>
              <w:numId w:val="13"/>
            </w:numPr>
            <w:ind w:hanging="360"/>
          </w:pPr>
        </w:pPrChange>
      </w:pPr>
      <w:del w:id="754" w:author="João Mendes Neto" w:date="2016-11-30T07:33:00Z">
        <w:r w:rsidDel="00295F9A">
          <w:delText>O filme é encontrado e o caso de uso termina.</w:delText>
        </w:r>
      </w:del>
    </w:p>
    <w:p w14:paraId="3ABAA15B" w14:textId="528D071B" w:rsidR="008C0670" w:rsidDel="00295F9A" w:rsidRDefault="008C0670">
      <w:pPr>
        <w:ind w:left="284"/>
        <w:rPr>
          <w:del w:id="755" w:author="João Mendes Neto" w:date="2016-11-30T07:33:00Z"/>
        </w:rPr>
        <w:pPrChange w:id="756" w:author="João Mendes Neto" w:date="2016-11-30T08:18:00Z">
          <w:pPr>
            <w:ind w:left="360"/>
          </w:pPr>
        </w:pPrChange>
      </w:pPr>
      <w:del w:id="757" w:author="João Mendes Neto" w:date="2016-11-30T07:33:00Z">
        <w:r w:rsidDel="00295F9A">
          <w:rPr>
            <w:b/>
          </w:rPr>
          <w:delText xml:space="preserve">Fluxo Alternativo (2): </w:delText>
        </w:r>
        <w:r w:rsidDel="00295F9A">
          <w:delText>O sistema não acha o filme pesquisado.</w:delText>
        </w:r>
      </w:del>
    </w:p>
    <w:p w14:paraId="24CCF82D" w14:textId="213BE9F6" w:rsidR="00E5016A" w:rsidRPr="00E5016A" w:rsidDel="006A7CEA" w:rsidRDefault="008C0670">
      <w:pPr>
        <w:ind w:left="284"/>
        <w:rPr>
          <w:del w:id="758" w:author="João Mendes Neto" w:date="2016-11-30T07:49:00Z"/>
        </w:rPr>
        <w:pPrChange w:id="759" w:author="João Mendes Neto" w:date="2016-11-30T08:18:00Z">
          <w:pPr>
            <w:ind w:left="360"/>
          </w:pPr>
        </w:pPrChange>
      </w:pPr>
      <w:del w:id="760" w:author="João Mendes Neto" w:date="2016-11-30T07:33:00Z">
        <w:r w:rsidDel="00295F9A">
          <w:delText xml:space="preserve">O sistema informa que o filme não foi encontrado e </w:delText>
        </w:r>
        <w:r w:rsidR="00E5016A" w:rsidDel="00295F9A">
          <w:delText>o caso de uso é encerrado</w:delText>
        </w:r>
      </w:del>
      <w:del w:id="761" w:author="João Mendes Neto" w:date="2016-11-30T07:49:00Z">
        <w:r w:rsidR="00E5016A" w:rsidDel="006A7CEA">
          <w:delText>.</w:delText>
        </w:r>
      </w:del>
    </w:p>
    <w:p w14:paraId="128B41FC" w14:textId="60E7A9D8" w:rsidR="006A7CEA" w:rsidRPr="004605F7" w:rsidDel="006A7CEA" w:rsidRDefault="006A7CEA">
      <w:pPr>
        <w:ind w:left="284"/>
        <w:rPr>
          <w:del w:id="762" w:author="João Mendes Neto" w:date="2016-11-30T07:49:00Z"/>
        </w:rPr>
        <w:pPrChange w:id="763" w:author="João Mendes Neto" w:date="2016-11-30T08:18:00Z">
          <w:pPr/>
        </w:pPrChange>
      </w:pPr>
    </w:p>
    <w:p w14:paraId="178A0CFA" w14:textId="4CC8A0D2" w:rsidR="00AA184C" w:rsidDel="00F60583" w:rsidRDefault="007B1A4C">
      <w:pPr>
        <w:pStyle w:val="Ttulo1"/>
        <w:rPr>
          <w:del w:id="764" w:author="João Mendes Neto" w:date="2016-11-30T03:44:00Z"/>
        </w:rPr>
      </w:pPr>
      <w:commentRangeStart w:id="765"/>
      <w:del w:id="766" w:author="João Mendes Neto" w:date="2016-11-30T03:44:00Z">
        <w:r w:rsidDel="00F60583">
          <w:delText>Solicitar alteração de senha</w:delText>
        </w:r>
        <w:commentRangeEnd w:id="765"/>
        <w:r w:rsidR="003C7CEE" w:rsidDel="00F60583">
          <w:rPr>
            <w:rStyle w:val="Refdecomentrio"/>
            <w:lang w:eastAsia="en-US"/>
          </w:rPr>
          <w:commentReference w:id="765"/>
        </w:r>
      </w:del>
    </w:p>
    <w:p w14:paraId="2620986E" w14:textId="20328128" w:rsidR="00C348AC" w:rsidDel="00F60583" w:rsidRDefault="00C348AC">
      <w:pPr>
        <w:ind w:left="284"/>
        <w:rPr>
          <w:del w:id="767" w:author="João Mendes Neto" w:date="2016-11-30T03:44:00Z"/>
          <w:lang w:eastAsia="pt-BR"/>
        </w:rPr>
        <w:pPrChange w:id="768" w:author="João Mendes Neto" w:date="2016-11-30T08:18:00Z">
          <w:pPr>
            <w:ind w:left="708"/>
          </w:pPr>
        </w:pPrChange>
      </w:pPr>
      <w:del w:id="769" w:author="João Mendes Neto" w:date="2016-11-30T03:44:00Z">
        <w:r w:rsidRPr="00C348AC" w:rsidDel="00F60583">
          <w:rPr>
            <w:b/>
            <w:lang w:eastAsia="pt-BR"/>
          </w:rPr>
          <w:delText>Pré</w:delText>
        </w:r>
        <w:r w:rsidDel="00F60583">
          <w:rPr>
            <w:lang w:eastAsia="pt-BR"/>
          </w:rPr>
          <w:delText>: Estar cadastrado no sistema.</w:delText>
        </w:r>
      </w:del>
    </w:p>
    <w:p w14:paraId="4B8483FC" w14:textId="0DEAE815" w:rsidR="00C348AC" w:rsidRPr="00C348AC" w:rsidDel="00F60583" w:rsidRDefault="00C348AC">
      <w:pPr>
        <w:ind w:left="284"/>
        <w:rPr>
          <w:del w:id="770" w:author="João Mendes Neto" w:date="2016-11-30T03:44:00Z"/>
          <w:lang w:eastAsia="pt-BR"/>
        </w:rPr>
        <w:pPrChange w:id="771" w:author="João Mendes Neto" w:date="2016-11-30T08:18:00Z">
          <w:pPr>
            <w:ind w:left="708"/>
          </w:pPr>
        </w:pPrChange>
      </w:pPr>
      <w:del w:id="772" w:author="João Mendes Neto" w:date="2016-11-30T03:44:00Z">
        <w:r w:rsidRPr="00C348AC" w:rsidDel="00F60583">
          <w:rPr>
            <w:b/>
            <w:lang w:eastAsia="pt-BR"/>
          </w:rPr>
          <w:delText>Pós</w:delText>
        </w:r>
        <w:r w:rsidDel="00F60583">
          <w:rPr>
            <w:lang w:eastAsia="pt-BR"/>
          </w:rPr>
          <w:delText xml:space="preserve">: O usuário recebe senha no seu e-mail </w:delText>
        </w:r>
        <w:r w:rsidR="00BD0034" w:rsidDel="00F60583">
          <w:rPr>
            <w:lang w:eastAsia="pt-BR"/>
          </w:rPr>
          <w:delText xml:space="preserve">e </w:delText>
        </w:r>
        <w:r w:rsidDel="00F60583">
          <w:rPr>
            <w:lang w:eastAsia="pt-BR"/>
          </w:rPr>
          <w:delText>um link para criação de nova senha.</w:delText>
        </w:r>
      </w:del>
    </w:p>
    <w:p w14:paraId="35C83416" w14:textId="3B200D3C" w:rsidR="00A915AB" w:rsidDel="00F60583" w:rsidRDefault="00A915AB">
      <w:pPr>
        <w:ind w:left="284"/>
        <w:rPr>
          <w:del w:id="773" w:author="João Mendes Neto" w:date="2016-11-30T03:44:00Z"/>
        </w:rPr>
        <w:pPrChange w:id="774" w:author="João Mendes Neto" w:date="2016-11-30T08:18:00Z">
          <w:pPr/>
        </w:pPrChange>
      </w:pPr>
      <w:del w:id="775" w:author="João Mendes Neto" w:date="2016-11-30T03:44:00Z">
        <w:r w:rsidDel="00F60583">
          <w:rPr>
            <w:b/>
          </w:rPr>
          <w:delText>Fluxo Básico:</w:delText>
        </w:r>
      </w:del>
    </w:p>
    <w:p w14:paraId="5C830C27" w14:textId="76408BB9" w:rsidR="00A915AB" w:rsidDel="00F60583" w:rsidRDefault="00A915AB">
      <w:pPr>
        <w:pStyle w:val="PargrafodaLista"/>
        <w:numPr>
          <w:ilvl w:val="0"/>
          <w:numId w:val="14"/>
        </w:numPr>
        <w:ind w:left="284" w:firstLine="0"/>
        <w:rPr>
          <w:del w:id="776" w:author="João Mendes Neto" w:date="2016-11-30T03:44:00Z"/>
        </w:rPr>
        <w:pPrChange w:id="777" w:author="João Mendes Neto" w:date="2016-11-30T08:18:00Z">
          <w:pPr>
            <w:pStyle w:val="PargrafodaLista"/>
            <w:numPr>
              <w:numId w:val="14"/>
            </w:numPr>
            <w:ind w:left="284" w:hanging="360"/>
          </w:pPr>
        </w:pPrChange>
      </w:pPr>
      <w:del w:id="778" w:author="João Mendes Neto" w:date="2016-11-30T03:44:00Z">
        <w:r w:rsidDel="00F60583">
          <w:delText>O Usuário solicita a troca de senha e é redirecionado para outra pagina, onde possui o campo de texto para preenche-lo.</w:delText>
        </w:r>
      </w:del>
    </w:p>
    <w:p w14:paraId="2A761E0B" w14:textId="14E905BA" w:rsidR="00F90213" w:rsidDel="00F60583" w:rsidRDefault="00A915AB">
      <w:pPr>
        <w:pStyle w:val="PargrafodaLista"/>
        <w:numPr>
          <w:ilvl w:val="0"/>
          <w:numId w:val="14"/>
        </w:numPr>
        <w:ind w:left="284" w:firstLine="0"/>
        <w:rPr>
          <w:del w:id="779" w:author="João Mendes Neto" w:date="2016-11-30T03:44:00Z"/>
        </w:rPr>
        <w:pPrChange w:id="780" w:author="João Mendes Neto" w:date="2016-11-30T08:18:00Z">
          <w:pPr>
            <w:pStyle w:val="PargrafodaLista"/>
            <w:numPr>
              <w:numId w:val="14"/>
            </w:numPr>
            <w:ind w:left="284" w:hanging="360"/>
          </w:pPr>
        </w:pPrChange>
      </w:pPr>
      <w:del w:id="781" w:author="João Mendes Neto" w:date="2016-11-30T03:44:00Z">
        <w:r w:rsidDel="00F60583">
          <w:delText>O sistema verifica o e</w:delText>
        </w:r>
        <w:r w:rsidR="00D943F2" w:rsidDel="00F60583">
          <w:delText>-</w:delText>
        </w:r>
        <w:r w:rsidDel="00F60583">
          <w:delText xml:space="preserve">mail dado pelo usuário e </w:delText>
        </w:r>
        <w:r w:rsidR="00F90213" w:rsidDel="00F60583">
          <w:delText>envia e-mail com link para criação de nova senha</w:delText>
        </w:r>
        <w:r w:rsidDel="00F60583">
          <w:delText>.</w:delText>
        </w:r>
      </w:del>
    </w:p>
    <w:p w14:paraId="106B58BA" w14:textId="4A8D6EC3" w:rsidR="00F90213" w:rsidDel="00F60583" w:rsidRDefault="00F90213">
      <w:pPr>
        <w:pStyle w:val="PargrafodaLista"/>
        <w:ind w:left="284"/>
        <w:rPr>
          <w:del w:id="782" w:author="João Mendes Neto" w:date="2016-11-30T03:44:00Z"/>
        </w:rPr>
      </w:pPr>
    </w:p>
    <w:p w14:paraId="01378B0D" w14:textId="3501C3BC" w:rsidR="00A915AB" w:rsidDel="00F60583" w:rsidRDefault="00A915AB">
      <w:pPr>
        <w:pStyle w:val="PargrafodaLista"/>
        <w:ind w:left="284"/>
        <w:rPr>
          <w:del w:id="783" w:author="João Mendes Neto" w:date="2016-11-30T03:44:00Z"/>
        </w:rPr>
      </w:pPr>
      <w:del w:id="784" w:author="João Mendes Neto" w:date="2016-11-30T03:44:00Z">
        <w:r w:rsidDel="00F60583">
          <w:rPr>
            <w:b/>
          </w:rPr>
          <w:delText xml:space="preserve">Fluxo Alternativo (2): </w:delText>
        </w:r>
        <w:r w:rsidDel="00F60583">
          <w:delText>O e</w:delText>
        </w:r>
        <w:r w:rsidR="00D943F2" w:rsidDel="00F60583">
          <w:delText>-</w:delText>
        </w:r>
        <w:r w:rsidDel="00F60583">
          <w:delText>mail não corresponde a nenhum dado no banco.</w:delText>
        </w:r>
      </w:del>
    </w:p>
    <w:p w14:paraId="4ADE1D08" w14:textId="11DA86AC" w:rsidR="00A915AB" w:rsidDel="00F60583" w:rsidRDefault="00A915AB">
      <w:pPr>
        <w:ind w:left="284"/>
        <w:rPr>
          <w:del w:id="785" w:author="João Mendes Neto" w:date="2016-11-30T03:44:00Z"/>
        </w:rPr>
      </w:pPr>
      <w:del w:id="786" w:author="João Mendes Neto" w:date="2016-11-30T03:44:00Z">
        <w:r w:rsidDel="00F60583">
          <w:delText>O sistema solicita que o usuário verifique o e</w:delText>
        </w:r>
        <w:r w:rsidR="00D943F2" w:rsidDel="00F60583">
          <w:delText>-</w:delText>
        </w:r>
        <w:r w:rsidDel="00F60583">
          <w:delText>mail inserido e tente novamente.</w:delText>
        </w:r>
      </w:del>
    </w:p>
    <w:p w14:paraId="460C954C" w14:textId="076D2F75" w:rsidR="00D943F2" w:rsidDel="00F60583" w:rsidRDefault="00D943F2">
      <w:pPr>
        <w:ind w:left="284"/>
        <w:rPr>
          <w:del w:id="787" w:author="João Mendes Neto" w:date="2016-11-30T03:44:00Z"/>
        </w:rPr>
      </w:pPr>
    </w:p>
    <w:p w14:paraId="6BC85E4C" w14:textId="041887B0" w:rsidR="00D943F2" w:rsidDel="00F60583" w:rsidRDefault="008A0381">
      <w:pPr>
        <w:pStyle w:val="Ttulo1"/>
        <w:rPr>
          <w:del w:id="788" w:author="João Mendes Neto" w:date="2016-11-30T03:44:00Z"/>
        </w:rPr>
      </w:pPr>
      <w:del w:id="789" w:author="João Mendes Neto" w:date="2016-11-30T03:44:00Z">
        <w:r w:rsidDel="00F60583">
          <w:delText>Alterar</w:delText>
        </w:r>
        <w:r w:rsidR="00D943F2" w:rsidDel="00F60583">
          <w:delText xml:space="preserve"> senha</w:delText>
        </w:r>
      </w:del>
    </w:p>
    <w:p w14:paraId="00D673B6" w14:textId="5FBB5791" w:rsidR="00D943F2" w:rsidDel="00F60583" w:rsidRDefault="00D943F2">
      <w:pPr>
        <w:ind w:left="284"/>
        <w:rPr>
          <w:del w:id="790" w:author="João Mendes Neto" w:date="2016-11-30T03:44:00Z"/>
          <w:lang w:eastAsia="pt-BR"/>
        </w:rPr>
        <w:pPrChange w:id="791" w:author="João Mendes Neto" w:date="2016-11-30T08:18:00Z">
          <w:pPr>
            <w:ind w:left="708"/>
          </w:pPr>
        </w:pPrChange>
      </w:pPr>
      <w:del w:id="792" w:author="João Mendes Neto" w:date="2016-11-30T03:44:00Z">
        <w:r w:rsidRPr="00C348AC" w:rsidDel="00F60583">
          <w:rPr>
            <w:b/>
            <w:lang w:eastAsia="pt-BR"/>
          </w:rPr>
          <w:delText>Pré</w:delText>
        </w:r>
        <w:r w:rsidDel="00F60583">
          <w:rPr>
            <w:lang w:eastAsia="pt-BR"/>
          </w:rPr>
          <w:delText xml:space="preserve">: </w:delText>
        </w:r>
        <w:r w:rsidR="008A0381" w:rsidDel="00F60583">
          <w:rPr>
            <w:lang w:eastAsia="pt-BR"/>
          </w:rPr>
          <w:delText>Ter solicitado alteração de senha</w:delText>
        </w:r>
        <w:r w:rsidDel="00F60583">
          <w:rPr>
            <w:lang w:eastAsia="pt-BR"/>
          </w:rPr>
          <w:delText>.</w:delText>
        </w:r>
      </w:del>
    </w:p>
    <w:p w14:paraId="3E21C863" w14:textId="6CC61E7C" w:rsidR="00D943F2" w:rsidRPr="00C348AC" w:rsidDel="00F60583" w:rsidRDefault="00D943F2">
      <w:pPr>
        <w:ind w:left="284"/>
        <w:rPr>
          <w:del w:id="793" w:author="João Mendes Neto" w:date="2016-11-30T03:44:00Z"/>
          <w:lang w:eastAsia="pt-BR"/>
        </w:rPr>
        <w:pPrChange w:id="794" w:author="João Mendes Neto" w:date="2016-11-30T08:18:00Z">
          <w:pPr>
            <w:ind w:left="708"/>
          </w:pPr>
        </w:pPrChange>
      </w:pPr>
      <w:del w:id="795" w:author="João Mendes Neto" w:date="2016-11-30T03:44:00Z">
        <w:r w:rsidRPr="00C348AC" w:rsidDel="00F60583">
          <w:rPr>
            <w:b/>
            <w:lang w:eastAsia="pt-BR"/>
          </w:rPr>
          <w:delText>Pós</w:delText>
        </w:r>
        <w:r w:rsidDel="00F60583">
          <w:rPr>
            <w:lang w:eastAsia="pt-BR"/>
          </w:rPr>
          <w:delText xml:space="preserve">: O usuário </w:delText>
        </w:r>
        <w:r w:rsidR="008A0381" w:rsidDel="00F60583">
          <w:rPr>
            <w:lang w:eastAsia="pt-BR"/>
          </w:rPr>
          <w:delText>tem a sua senha alterada</w:delText>
        </w:r>
        <w:r w:rsidDel="00F60583">
          <w:rPr>
            <w:lang w:eastAsia="pt-BR"/>
          </w:rPr>
          <w:delText>.</w:delText>
        </w:r>
      </w:del>
    </w:p>
    <w:p w14:paraId="31114B71" w14:textId="2EA12EA1" w:rsidR="00D943F2" w:rsidDel="00F60583" w:rsidRDefault="00D943F2">
      <w:pPr>
        <w:ind w:left="284"/>
        <w:rPr>
          <w:del w:id="796" w:author="João Mendes Neto" w:date="2016-11-30T03:44:00Z"/>
        </w:rPr>
        <w:pPrChange w:id="797" w:author="João Mendes Neto" w:date="2016-11-30T08:18:00Z">
          <w:pPr/>
        </w:pPrChange>
      </w:pPr>
      <w:del w:id="798" w:author="João Mendes Neto" w:date="2016-11-30T03:44:00Z">
        <w:r w:rsidDel="00F60583">
          <w:rPr>
            <w:b/>
          </w:rPr>
          <w:delText>Fluxo Básico:</w:delText>
        </w:r>
      </w:del>
    </w:p>
    <w:p w14:paraId="7F880C4F" w14:textId="63D7D0F0" w:rsidR="00D943F2" w:rsidDel="00F60583" w:rsidRDefault="00D943F2">
      <w:pPr>
        <w:pStyle w:val="PargrafodaLista"/>
        <w:numPr>
          <w:ilvl w:val="0"/>
          <w:numId w:val="29"/>
        </w:numPr>
        <w:ind w:left="284" w:firstLine="0"/>
        <w:rPr>
          <w:del w:id="799" w:author="João Mendes Neto" w:date="2016-11-30T03:44:00Z"/>
        </w:rPr>
        <w:pPrChange w:id="800" w:author="João Mendes Neto" w:date="2016-11-30T08:18:00Z">
          <w:pPr>
            <w:pStyle w:val="PargrafodaLista"/>
            <w:numPr>
              <w:numId w:val="29"/>
            </w:numPr>
            <w:ind w:left="284" w:hanging="360"/>
          </w:pPr>
        </w:pPrChange>
      </w:pPr>
      <w:del w:id="801" w:author="João Mendes Neto" w:date="2016-11-30T03:44:00Z">
        <w:r w:rsidDel="00F60583">
          <w:delText xml:space="preserve">O </w:delText>
        </w:r>
        <w:r w:rsidR="008A0381" w:rsidDel="00F60583">
          <w:delText>usuário acessa o link de alteração de senha enviado para o seu e-mail.</w:delText>
        </w:r>
      </w:del>
    </w:p>
    <w:p w14:paraId="214D1FDF" w14:textId="23EBFA0E" w:rsidR="00D943F2" w:rsidRPr="00A915AB" w:rsidDel="00F60583" w:rsidRDefault="008A0381">
      <w:pPr>
        <w:pStyle w:val="PargrafodaLista"/>
        <w:numPr>
          <w:ilvl w:val="0"/>
          <w:numId w:val="29"/>
        </w:numPr>
        <w:ind w:left="284" w:firstLine="0"/>
        <w:rPr>
          <w:del w:id="802" w:author="João Mendes Neto" w:date="2016-11-30T03:44:00Z"/>
        </w:rPr>
        <w:pPrChange w:id="803" w:author="João Mendes Neto" w:date="2016-11-30T08:18:00Z">
          <w:pPr>
            <w:pStyle w:val="PargrafodaLista"/>
            <w:numPr>
              <w:numId w:val="29"/>
            </w:numPr>
            <w:ind w:left="284" w:hanging="360"/>
          </w:pPr>
        </w:pPrChange>
      </w:pPr>
      <w:del w:id="804" w:author="João Mendes Neto" w:date="2016-11-30T03:44:00Z">
        <w:r w:rsidDel="00F60583">
          <w:delText>Ele preenche os campos necessários e sua senha é alterada</w:delText>
        </w:r>
      </w:del>
    </w:p>
    <w:p w14:paraId="26CC7A84" w14:textId="2EE49F63" w:rsidR="00DE1777" w:rsidDel="00F60583" w:rsidRDefault="00DE1777">
      <w:pPr>
        <w:ind w:left="284"/>
        <w:rPr>
          <w:del w:id="805" w:author="João Mendes Neto" w:date="2016-11-30T03:44:00Z"/>
        </w:rPr>
        <w:pPrChange w:id="806" w:author="João Mendes Neto" w:date="2016-11-30T08:18:00Z">
          <w:pPr/>
        </w:pPrChange>
      </w:pPr>
    </w:p>
    <w:p w14:paraId="0D84DEE4" w14:textId="3B9603C6" w:rsidR="00C35780" w:rsidDel="006A7CEA" w:rsidRDefault="00381983">
      <w:pPr>
        <w:pStyle w:val="Ttulo1"/>
        <w:rPr>
          <w:del w:id="807" w:author="João Mendes Neto" w:date="2016-11-30T07:49:00Z"/>
        </w:rPr>
      </w:pPr>
      <w:del w:id="808" w:author="João Mendes Neto" w:date="2016-11-30T07:49:00Z">
        <w:r w:rsidDel="006A7CEA">
          <w:delText>Autentic</w:delText>
        </w:r>
        <w:r w:rsidR="00C35780" w:rsidRPr="00C35780" w:rsidDel="006A7CEA">
          <w:delText>a</w:delText>
        </w:r>
      </w:del>
      <w:ins w:id="809" w:author="João Mendes Lopes Neto" w:date="2016-06-29T11:17:00Z">
        <w:del w:id="810" w:author="João Mendes Neto" w:date="2016-11-30T07:49:00Z">
          <w:r w:rsidR="006E1FD5" w:rsidDel="006A7CEA">
            <w:delText>ção do</w:delText>
          </w:r>
        </w:del>
      </w:ins>
      <w:del w:id="811" w:author="João Mendes Neto" w:date="2016-11-30T07:49:00Z">
        <w:r w:rsidR="00C35780" w:rsidRPr="00C35780" w:rsidDel="006A7CEA">
          <w:delText>r usuário</w:delText>
        </w:r>
      </w:del>
    </w:p>
    <w:p w14:paraId="3D678880" w14:textId="14395177" w:rsidR="00381983" w:rsidRPr="000E7360" w:rsidDel="006A7CEA" w:rsidRDefault="00381983">
      <w:pPr>
        <w:ind w:left="284" w:firstLine="708"/>
        <w:rPr>
          <w:del w:id="812" w:author="João Mendes Neto" w:date="2016-11-30T07:49:00Z"/>
          <w:lang w:eastAsia="pt-BR"/>
        </w:rPr>
        <w:pPrChange w:id="813" w:author="João Mendes Neto" w:date="2016-11-30T08:18:00Z">
          <w:pPr>
            <w:ind w:firstLine="708"/>
          </w:pPr>
        </w:pPrChange>
      </w:pPr>
      <w:del w:id="814" w:author="João Mendes Neto" w:date="2016-11-30T07:49:00Z">
        <w:r w:rsidRPr="000E7360" w:rsidDel="006A7CEA">
          <w:rPr>
            <w:b/>
            <w:lang w:eastAsia="pt-BR"/>
          </w:rPr>
          <w:delText>Pré</w:delText>
        </w:r>
        <w:r w:rsidDel="006A7CEA">
          <w:rPr>
            <w:b/>
            <w:lang w:eastAsia="pt-BR"/>
          </w:rPr>
          <w:delText xml:space="preserve">: </w:delText>
        </w:r>
        <w:commentRangeStart w:id="815"/>
        <w:r w:rsidDel="006A7CEA">
          <w:rPr>
            <w:lang w:eastAsia="pt-BR"/>
          </w:rPr>
          <w:delText>Estar cadastrado no sistema</w:delText>
        </w:r>
        <w:commentRangeEnd w:id="815"/>
        <w:r w:rsidR="003C7CEE" w:rsidDel="006A7CEA">
          <w:rPr>
            <w:rStyle w:val="Refdecomentrio"/>
          </w:rPr>
          <w:commentReference w:id="815"/>
        </w:r>
      </w:del>
    </w:p>
    <w:p w14:paraId="47EC6EC4" w14:textId="0F824E68" w:rsidR="00381983" w:rsidRPr="00FA03FA" w:rsidDel="006A7CEA" w:rsidRDefault="00381983">
      <w:pPr>
        <w:ind w:left="284"/>
        <w:rPr>
          <w:del w:id="816" w:author="João Mendes Neto" w:date="2016-11-30T07:49:00Z"/>
        </w:rPr>
        <w:pPrChange w:id="817" w:author="João Mendes Neto" w:date="2016-11-30T08:18:00Z">
          <w:pPr>
            <w:pStyle w:val="Ttulo1"/>
            <w:numPr>
              <w:numId w:val="0"/>
            </w:numPr>
            <w:ind w:left="0" w:firstLine="0"/>
          </w:pPr>
        </w:pPrChange>
      </w:pPr>
      <w:del w:id="818" w:author="João Mendes Neto" w:date="2016-11-30T07:49:00Z">
        <w:r w:rsidDel="006A7CEA">
          <w:tab/>
        </w:r>
      </w:del>
      <w:del w:id="819" w:author="João Mendes Neto" w:date="2016-11-30T07:37:00Z">
        <w:r w:rsidDel="00295F9A">
          <w:tab/>
        </w:r>
      </w:del>
      <w:del w:id="820" w:author="João Mendes Neto" w:date="2016-11-30T07:49:00Z">
        <w:r w:rsidRPr="00FA03FA" w:rsidDel="006A7CEA">
          <w:rPr>
            <w:b/>
          </w:rPr>
          <w:delText>Pós</w:delText>
        </w:r>
        <w:r w:rsidDel="006A7CEA">
          <w:rPr>
            <w:b/>
          </w:rPr>
          <w:delText xml:space="preserve">: </w:delText>
        </w:r>
        <w:r w:rsidDel="006A7CEA">
          <w:delText>Usuário entr</w:delText>
        </w:r>
        <w:r w:rsidR="0059360E" w:rsidDel="006A7CEA">
          <w:delText>a</w:delText>
        </w:r>
        <w:r w:rsidDel="006A7CEA">
          <w:delText xml:space="preserve"> no sistema.</w:delText>
        </w:r>
      </w:del>
    </w:p>
    <w:p w14:paraId="54622DFE" w14:textId="172419E1" w:rsidR="00B13605" w:rsidDel="006A7CEA" w:rsidRDefault="006F66E6">
      <w:pPr>
        <w:ind w:left="284"/>
        <w:rPr>
          <w:del w:id="821" w:author="João Mendes Neto" w:date="2016-11-30T07:49:00Z"/>
          <w:b/>
          <w:lang w:eastAsia="pt-BR"/>
        </w:rPr>
        <w:pPrChange w:id="822" w:author="João Mendes Neto" w:date="2016-11-30T08:18:00Z">
          <w:pPr/>
        </w:pPrChange>
      </w:pPr>
      <w:del w:id="823" w:author="João Mendes Neto" w:date="2016-11-30T07:49:00Z">
        <w:r w:rsidDel="006A7CEA">
          <w:rPr>
            <w:lang w:eastAsia="pt-BR"/>
          </w:rPr>
          <w:delText xml:space="preserve"> </w:delText>
        </w:r>
        <w:r w:rsidR="00B13605" w:rsidDel="006A7CEA">
          <w:rPr>
            <w:b/>
            <w:lang w:eastAsia="pt-BR"/>
          </w:rPr>
          <w:delText>Fluxo Básico:</w:delText>
        </w:r>
      </w:del>
    </w:p>
    <w:p w14:paraId="558B4C7A" w14:textId="572F2EF4" w:rsidR="00B13605" w:rsidRPr="00C27391" w:rsidDel="006A7CEA" w:rsidRDefault="00C27391">
      <w:pPr>
        <w:pStyle w:val="PargrafodaLista"/>
        <w:numPr>
          <w:ilvl w:val="0"/>
          <w:numId w:val="16"/>
        </w:numPr>
        <w:tabs>
          <w:tab w:val="left" w:pos="142"/>
        </w:tabs>
        <w:ind w:left="284" w:hanging="425"/>
        <w:rPr>
          <w:del w:id="824" w:author="João Mendes Neto" w:date="2016-11-30T07:49:00Z"/>
          <w:b/>
          <w:lang w:eastAsia="pt-BR"/>
        </w:rPr>
        <w:pPrChange w:id="825" w:author="João Mendes Neto" w:date="2016-11-30T08:18:00Z">
          <w:pPr>
            <w:pStyle w:val="PargrafodaLista"/>
            <w:numPr>
              <w:numId w:val="16"/>
            </w:numPr>
            <w:tabs>
              <w:tab w:val="left" w:pos="142"/>
            </w:tabs>
            <w:ind w:left="851" w:hanging="425"/>
          </w:pPr>
        </w:pPrChange>
      </w:pPr>
      <w:del w:id="826" w:author="João Mendes Neto" w:date="2016-11-30T07:49:00Z">
        <w:r w:rsidDel="006A7CEA">
          <w:rPr>
            <w:lang w:eastAsia="pt-BR"/>
          </w:rPr>
          <w:delText>O usuário clica na opção login e preenche os dados pedidos.</w:delText>
        </w:r>
      </w:del>
    </w:p>
    <w:p w14:paraId="5C01D10A" w14:textId="6C90A333" w:rsidR="00C27391" w:rsidRPr="00C27391" w:rsidDel="006A7CEA" w:rsidRDefault="00C27391">
      <w:pPr>
        <w:pStyle w:val="PargrafodaLista"/>
        <w:numPr>
          <w:ilvl w:val="0"/>
          <w:numId w:val="16"/>
        </w:numPr>
        <w:tabs>
          <w:tab w:val="left" w:pos="142"/>
        </w:tabs>
        <w:ind w:left="284" w:hanging="425"/>
        <w:rPr>
          <w:del w:id="827" w:author="João Mendes Neto" w:date="2016-11-30T07:49:00Z"/>
          <w:b/>
          <w:lang w:eastAsia="pt-BR"/>
        </w:rPr>
        <w:pPrChange w:id="828" w:author="João Mendes Neto" w:date="2016-11-30T08:18:00Z">
          <w:pPr>
            <w:pStyle w:val="PargrafodaLista"/>
            <w:numPr>
              <w:numId w:val="16"/>
            </w:numPr>
            <w:tabs>
              <w:tab w:val="left" w:pos="142"/>
            </w:tabs>
            <w:ind w:left="851" w:hanging="425"/>
          </w:pPr>
        </w:pPrChange>
      </w:pPr>
      <w:del w:id="829" w:author="João Mendes Neto" w:date="2016-11-30T07:49:00Z">
        <w:r w:rsidDel="006A7CEA">
          <w:rPr>
            <w:lang w:eastAsia="pt-BR"/>
          </w:rPr>
          <w:delText>O sistema verifica os dados no banco e o caso de uso é encerrado</w:delText>
        </w:r>
      </w:del>
    </w:p>
    <w:p w14:paraId="4CBD5BFA" w14:textId="5909ADDE" w:rsidR="0059360E" w:rsidDel="006A7CEA" w:rsidRDefault="00C27391">
      <w:pPr>
        <w:ind w:left="284"/>
        <w:rPr>
          <w:del w:id="830" w:author="João Mendes Neto" w:date="2016-11-30T07:49:00Z"/>
          <w:lang w:eastAsia="pt-BR"/>
        </w:rPr>
        <w:pPrChange w:id="831" w:author="João Mendes Neto" w:date="2016-11-30T08:18:00Z">
          <w:pPr>
            <w:ind w:left="426"/>
          </w:pPr>
        </w:pPrChange>
      </w:pPr>
      <w:del w:id="832" w:author="João Mendes Neto" w:date="2016-11-30T07:49:00Z">
        <w:r w:rsidDel="006A7CEA">
          <w:rPr>
            <w:b/>
            <w:lang w:eastAsia="pt-BR"/>
          </w:rPr>
          <w:delText xml:space="preserve">Fluxo Alternativo (2): </w:delText>
        </w:r>
        <w:r w:rsidDel="006A7CEA">
          <w:rPr>
            <w:lang w:eastAsia="pt-BR"/>
          </w:rPr>
          <w:delText xml:space="preserve">Sistema não encontra dados correspondentes ao informado pelo usuário. </w:delText>
        </w:r>
      </w:del>
    </w:p>
    <w:p w14:paraId="177E5C84" w14:textId="75A5F10F" w:rsidR="00C27391" w:rsidRPr="00C27391" w:rsidDel="006A7CEA" w:rsidRDefault="00C27391">
      <w:pPr>
        <w:ind w:left="284"/>
        <w:rPr>
          <w:del w:id="833" w:author="João Mendes Neto" w:date="2016-11-30T07:49:00Z"/>
          <w:lang w:eastAsia="pt-BR"/>
        </w:rPr>
        <w:pPrChange w:id="834" w:author="João Mendes Neto" w:date="2016-11-30T08:18:00Z">
          <w:pPr>
            <w:ind w:left="426"/>
          </w:pPr>
        </w:pPrChange>
      </w:pPr>
      <w:del w:id="835" w:author="João Mendes Neto" w:date="2016-11-30T07:49:00Z">
        <w:r w:rsidDel="006A7CEA">
          <w:delText>O sistema solicita que o usuário verifique os dados inseridos e tente novamente.</w:delText>
        </w:r>
      </w:del>
    </w:p>
    <w:p w14:paraId="65AFED7F" w14:textId="47C5CCDB" w:rsidR="00C35780" w:rsidDel="006B1302" w:rsidRDefault="00C35780">
      <w:pPr>
        <w:ind w:left="284"/>
        <w:rPr>
          <w:moveFrom w:id="836" w:author="João Mendes Neto" w:date="2016-11-30T07:49:00Z"/>
          <w:lang w:eastAsia="pt-BR"/>
        </w:rPr>
        <w:pPrChange w:id="837" w:author="João Mendes Neto" w:date="2016-11-30T08:18:00Z">
          <w:pPr/>
        </w:pPrChange>
      </w:pPr>
      <w:moveFromRangeStart w:id="838" w:author="João Mendes Neto" w:date="2016-11-30T07:49:00Z" w:name="move468255494"/>
    </w:p>
    <w:p w14:paraId="29370E29" w14:textId="4DFEE192" w:rsidR="00C35780" w:rsidDel="006B1302" w:rsidRDefault="00381983">
      <w:pPr>
        <w:pStyle w:val="Ttulo1"/>
        <w:rPr>
          <w:moveFrom w:id="839" w:author="João Mendes Neto" w:date="2016-11-30T07:49:00Z"/>
        </w:rPr>
      </w:pPr>
      <w:moveFrom w:id="840" w:author="João Mendes Neto" w:date="2016-11-30T07:49:00Z">
        <w:r w:rsidDel="006B1302">
          <w:t>Cadastrar</w:t>
        </w:r>
        <w:r w:rsidR="00C35780" w:rsidDel="006B1302">
          <w:t xml:space="preserve"> usuário </w:t>
        </w:r>
      </w:moveFrom>
    </w:p>
    <w:p w14:paraId="4026F963" w14:textId="36A7BBE0" w:rsidR="00381983" w:rsidRPr="000E7360" w:rsidDel="006B1302" w:rsidRDefault="00381983">
      <w:pPr>
        <w:ind w:left="284" w:firstLine="708"/>
        <w:rPr>
          <w:moveFrom w:id="841" w:author="João Mendes Neto" w:date="2016-11-30T07:49:00Z"/>
          <w:lang w:eastAsia="pt-BR"/>
        </w:rPr>
        <w:pPrChange w:id="842" w:author="João Mendes Neto" w:date="2016-11-30T08:18:00Z">
          <w:pPr>
            <w:ind w:firstLine="708"/>
          </w:pPr>
        </w:pPrChange>
      </w:pPr>
      <w:moveFrom w:id="843" w:author="João Mendes Neto" w:date="2016-11-30T07:49:00Z">
        <w:r w:rsidRPr="000E7360" w:rsidDel="006B1302">
          <w:rPr>
            <w:b/>
            <w:lang w:eastAsia="pt-BR"/>
          </w:rPr>
          <w:t>Pré</w:t>
        </w:r>
        <w:r w:rsidDel="006B1302">
          <w:rPr>
            <w:b/>
            <w:lang w:eastAsia="pt-BR"/>
          </w:rPr>
          <w:t xml:space="preserve">: </w:t>
        </w:r>
        <w:r w:rsidDel="006B1302">
          <w:rPr>
            <w:lang w:eastAsia="pt-BR"/>
          </w:rPr>
          <w:t xml:space="preserve">Não há </w:t>
        </w:r>
        <w:r w:rsidRPr="00381983" w:rsidDel="006B1302">
          <w:rPr>
            <w:i/>
            <w:lang w:eastAsia="pt-BR"/>
          </w:rPr>
          <w:t>pré-condições.</w:t>
        </w:r>
      </w:moveFrom>
    </w:p>
    <w:p w14:paraId="323A112C" w14:textId="62C27793" w:rsidR="00381983" w:rsidRPr="00FA03FA" w:rsidDel="006B1302" w:rsidRDefault="00381983">
      <w:pPr>
        <w:ind w:left="284"/>
        <w:rPr>
          <w:moveFrom w:id="844" w:author="João Mendes Neto" w:date="2016-11-30T07:49:00Z"/>
        </w:rPr>
        <w:pPrChange w:id="845" w:author="João Mendes Neto" w:date="2016-11-30T08:18:00Z">
          <w:pPr>
            <w:pStyle w:val="Ttulo1"/>
            <w:numPr>
              <w:numId w:val="0"/>
            </w:numPr>
            <w:ind w:left="0" w:firstLine="0"/>
          </w:pPr>
        </w:pPrChange>
      </w:pPr>
      <w:moveFrom w:id="846" w:author="João Mendes Neto" w:date="2016-11-30T07:49:00Z">
        <w:r w:rsidDel="006B1302">
          <w:tab/>
        </w:r>
        <w:r w:rsidDel="00295F9A">
          <w:tab/>
        </w:r>
        <w:r w:rsidRPr="00FA03FA" w:rsidDel="006B1302">
          <w:rPr>
            <w:b/>
          </w:rPr>
          <w:t>Pós</w:t>
        </w:r>
        <w:r w:rsidDel="006B1302">
          <w:rPr>
            <w:b/>
          </w:rPr>
          <w:t xml:space="preserve">: </w:t>
        </w:r>
        <w:r w:rsidDel="006B1302">
          <w:t>Usuário cadastra-se no sistema.</w:t>
        </w:r>
      </w:moveFrom>
    </w:p>
    <w:p w14:paraId="78B1A663" w14:textId="21684B32" w:rsidR="00A6615B" w:rsidDel="006B1302" w:rsidRDefault="00C93797">
      <w:pPr>
        <w:ind w:left="284"/>
        <w:rPr>
          <w:moveFrom w:id="847" w:author="João Mendes Neto" w:date="2016-11-30T07:49:00Z"/>
          <w:b/>
          <w:lang w:eastAsia="pt-BR"/>
        </w:rPr>
        <w:pPrChange w:id="848" w:author="João Mendes Neto" w:date="2016-11-30T08:18:00Z">
          <w:pPr/>
        </w:pPrChange>
      </w:pPr>
      <w:moveFrom w:id="849" w:author="João Mendes Neto" w:date="2016-11-30T07:49:00Z">
        <w:r w:rsidDel="006B1302">
          <w:rPr>
            <w:lang w:eastAsia="pt-BR"/>
          </w:rPr>
          <w:t xml:space="preserve"> </w:t>
        </w:r>
        <w:r w:rsidR="00A6615B" w:rsidDel="006B1302">
          <w:rPr>
            <w:b/>
            <w:lang w:eastAsia="pt-BR"/>
          </w:rPr>
          <w:t xml:space="preserve">Fluxo Básico: </w:t>
        </w:r>
      </w:moveFrom>
    </w:p>
    <w:p w14:paraId="52492943" w14:textId="232DB0C8" w:rsidR="00A6615B" w:rsidRPr="00A6615B" w:rsidDel="006B1302" w:rsidRDefault="00A6615B">
      <w:pPr>
        <w:pStyle w:val="PargrafodaLista"/>
        <w:numPr>
          <w:ilvl w:val="0"/>
          <w:numId w:val="17"/>
        </w:numPr>
        <w:ind w:left="284"/>
        <w:rPr>
          <w:moveFrom w:id="850" w:author="João Mendes Neto" w:date="2016-11-30T07:49:00Z"/>
          <w:b/>
          <w:lang w:eastAsia="pt-BR"/>
        </w:rPr>
        <w:pPrChange w:id="851" w:author="João Mendes Neto" w:date="2016-11-30T08:18:00Z">
          <w:pPr>
            <w:pStyle w:val="PargrafodaLista"/>
            <w:numPr>
              <w:numId w:val="17"/>
            </w:numPr>
            <w:ind w:hanging="360"/>
          </w:pPr>
        </w:pPrChange>
      </w:pPr>
      <w:moveFrom w:id="852" w:author="João Mendes Neto" w:date="2016-11-30T07:49:00Z">
        <w:r w:rsidDel="006B1302">
          <w:rPr>
            <w:lang w:eastAsia="pt-BR"/>
          </w:rPr>
          <w:t>O usuário seleciona a opção de cadastro e é redirecionado para outra página. Preenche os campos e confirma.</w:t>
        </w:r>
      </w:moveFrom>
    </w:p>
    <w:p w14:paraId="5BC0CE93" w14:textId="7CE8E7FB" w:rsidR="00A6615B" w:rsidRPr="00A6615B" w:rsidDel="006B1302" w:rsidRDefault="00A6615B">
      <w:pPr>
        <w:pStyle w:val="PargrafodaLista"/>
        <w:numPr>
          <w:ilvl w:val="0"/>
          <w:numId w:val="17"/>
        </w:numPr>
        <w:ind w:left="284"/>
        <w:rPr>
          <w:moveFrom w:id="853" w:author="João Mendes Neto" w:date="2016-11-30T07:49:00Z"/>
          <w:b/>
          <w:lang w:eastAsia="pt-BR"/>
        </w:rPr>
        <w:pPrChange w:id="854" w:author="João Mendes Neto" w:date="2016-11-30T08:18:00Z">
          <w:pPr>
            <w:pStyle w:val="PargrafodaLista"/>
            <w:numPr>
              <w:numId w:val="17"/>
            </w:numPr>
            <w:ind w:hanging="360"/>
          </w:pPr>
        </w:pPrChange>
      </w:pPr>
      <w:moveFrom w:id="855" w:author="João Mendes Neto" w:date="2016-11-30T07:49:00Z">
        <w:r w:rsidDel="006B1302">
          <w:rPr>
            <w:lang w:eastAsia="pt-BR"/>
          </w:rPr>
          <w:t xml:space="preserve">O sistema verifica se os dados estão corretos ou há espaços vazios. </w:t>
        </w:r>
      </w:moveFrom>
    </w:p>
    <w:p w14:paraId="0EC1B213" w14:textId="5CBF6086" w:rsidR="00A6615B" w:rsidRPr="00A6615B" w:rsidDel="006B1302" w:rsidRDefault="00A6615B">
      <w:pPr>
        <w:pStyle w:val="PargrafodaLista"/>
        <w:numPr>
          <w:ilvl w:val="0"/>
          <w:numId w:val="17"/>
        </w:numPr>
        <w:ind w:left="284"/>
        <w:rPr>
          <w:moveFrom w:id="856" w:author="João Mendes Neto" w:date="2016-11-30T07:49:00Z"/>
          <w:b/>
          <w:lang w:eastAsia="pt-BR"/>
        </w:rPr>
        <w:pPrChange w:id="857" w:author="João Mendes Neto" w:date="2016-11-30T08:18:00Z">
          <w:pPr>
            <w:pStyle w:val="PargrafodaLista"/>
            <w:numPr>
              <w:numId w:val="17"/>
            </w:numPr>
            <w:ind w:hanging="360"/>
          </w:pPr>
        </w:pPrChange>
      </w:pPr>
      <w:moveFrom w:id="858" w:author="João Mendes Neto" w:date="2016-11-30T07:49:00Z">
        <w:r w:rsidDel="006B1302">
          <w:rPr>
            <w:lang w:eastAsia="pt-BR"/>
          </w:rPr>
          <w:t>O usuário é cadastrado e o caso de uso é encerrado.</w:t>
        </w:r>
      </w:moveFrom>
    </w:p>
    <w:p w14:paraId="37D9401F" w14:textId="70FA63FC" w:rsidR="0059360E" w:rsidDel="006B1302" w:rsidRDefault="00A6615B">
      <w:pPr>
        <w:ind w:left="284"/>
        <w:rPr>
          <w:moveFrom w:id="859" w:author="João Mendes Neto" w:date="2016-11-30T07:49:00Z"/>
        </w:rPr>
        <w:pPrChange w:id="860" w:author="João Mendes Neto" w:date="2016-11-30T08:18:00Z">
          <w:pPr>
            <w:ind w:left="360"/>
          </w:pPr>
        </w:pPrChange>
      </w:pPr>
      <w:moveFrom w:id="861" w:author="João Mendes Neto" w:date="2016-11-30T07:49:00Z">
        <w:r w:rsidDel="006B1302">
          <w:rPr>
            <w:b/>
          </w:rPr>
          <w:t>Fluxo alternativo (2</w:t>
        </w:r>
        <w:r w:rsidRPr="00A6615B" w:rsidDel="006B1302">
          <w:rPr>
            <w:b/>
          </w:rPr>
          <w:t xml:space="preserve">): </w:t>
        </w:r>
        <w:r w:rsidR="008E4C5D" w:rsidDel="006B1302">
          <w:t>Dado</w:t>
        </w:r>
        <w:r w:rsidR="0059360E" w:rsidDel="006B1302">
          <w:t>s informados</w:t>
        </w:r>
        <w:r w:rsidR="008E4C5D" w:rsidDel="006B1302">
          <w:t xml:space="preserve"> apresenta</w:t>
        </w:r>
        <w:r w:rsidR="0059360E" w:rsidDel="006B1302">
          <w:t>m</w:t>
        </w:r>
        <w:r w:rsidR="008E4C5D" w:rsidDel="006B1302">
          <w:t xml:space="preserve"> </w:t>
        </w:r>
        <w:r w:rsidR="0059360E" w:rsidDel="006B1302">
          <w:t>erro, estão</w:t>
        </w:r>
        <w:r w:rsidDel="006B1302">
          <w:t xml:space="preserve"> em branco</w:t>
        </w:r>
        <w:r w:rsidR="0059360E" w:rsidDel="006B1302">
          <w:t>, ou já existem</w:t>
        </w:r>
        <w:r w:rsidDel="006B1302">
          <w:t>.</w:t>
        </w:r>
      </w:moveFrom>
    </w:p>
    <w:p w14:paraId="247DA81A" w14:textId="472FD28C" w:rsidR="00A6615B" w:rsidDel="006B1302" w:rsidRDefault="00A6615B">
      <w:pPr>
        <w:ind w:left="284"/>
        <w:rPr>
          <w:moveFrom w:id="862" w:author="João Mendes Neto" w:date="2016-11-30T07:49:00Z"/>
        </w:rPr>
        <w:pPrChange w:id="863" w:author="João Mendes Neto" w:date="2016-11-30T08:18:00Z">
          <w:pPr>
            <w:ind w:left="360"/>
          </w:pPr>
        </w:pPrChange>
      </w:pPr>
      <w:moveFrom w:id="864" w:author="João Mendes Neto" w:date="2016-11-30T07:49:00Z">
        <w:r w:rsidDel="006B1302">
          <w:t>O sistema informa ao usuário o erro e pede para ele verific</w:t>
        </w:r>
        <w:r w:rsidR="006F0ADC" w:rsidDel="006B1302">
          <w:t>á</w:t>
        </w:r>
        <w:r w:rsidDel="006B1302">
          <w:t xml:space="preserve">-lo ou preencher o campo. </w:t>
        </w:r>
      </w:moveFrom>
    </w:p>
    <w:p w14:paraId="03A6A1D3" w14:textId="1057FD38" w:rsidR="00C35780" w:rsidDel="005C40B4" w:rsidRDefault="00C35780">
      <w:pPr>
        <w:ind w:left="284"/>
        <w:rPr>
          <w:moveFrom w:id="865" w:author="João Mendes Neto" w:date="2016-11-30T07:53:00Z"/>
          <w:lang w:eastAsia="pt-BR"/>
        </w:rPr>
        <w:pPrChange w:id="866" w:author="João Mendes Neto" w:date="2016-11-30T08:18:00Z">
          <w:pPr/>
        </w:pPrChange>
      </w:pPr>
      <w:moveFromRangeStart w:id="867" w:author="João Mendes Neto" w:date="2016-11-30T07:53:00Z" w:name="move468255724"/>
      <w:moveFromRangeEnd w:id="838"/>
    </w:p>
    <w:p w14:paraId="2A9ACDDB" w14:textId="22A8183F" w:rsidR="00C35780" w:rsidDel="005C40B4" w:rsidRDefault="00C35780">
      <w:pPr>
        <w:pStyle w:val="Ttulo1"/>
        <w:rPr>
          <w:moveFrom w:id="868" w:author="João Mendes Neto" w:date="2016-11-30T07:53:00Z"/>
        </w:rPr>
      </w:pPr>
      <w:moveFrom w:id="869" w:author="João Mendes Neto" w:date="2016-11-30T07:53:00Z">
        <w:r w:rsidDel="005C40B4">
          <w:t xml:space="preserve">Editar dados do perfil </w:t>
        </w:r>
      </w:moveFrom>
    </w:p>
    <w:p w14:paraId="0FD818DD" w14:textId="35FEBD9A" w:rsidR="000E7360" w:rsidDel="005C40B4" w:rsidRDefault="000E7360">
      <w:pPr>
        <w:ind w:left="284"/>
        <w:rPr>
          <w:moveFrom w:id="870" w:author="João Mendes Neto" w:date="2016-11-30T07:53:00Z"/>
          <w:lang w:eastAsia="pt-BR"/>
        </w:rPr>
        <w:pPrChange w:id="871" w:author="João Mendes Neto" w:date="2016-11-30T08:18:00Z">
          <w:pPr>
            <w:ind w:left="708"/>
          </w:pPr>
        </w:pPrChange>
      </w:pPr>
      <w:moveFrom w:id="872" w:author="João Mendes Neto" w:date="2016-11-30T07:53:00Z">
        <w:r w:rsidRPr="000E7360" w:rsidDel="005C40B4">
          <w:rPr>
            <w:b/>
            <w:lang w:eastAsia="pt-BR"/>
          </w:rPr>
          <w:t>Pré</w:t>
        </w:r>
        <w:r w:rsidDel="005C40B4">
          <w:rPr>
            <w:b/>
            <w:lang w:eastAsia="pt-BR"/>
          </w:rPr>
          <w:t xml:space="preserve">: </w:t>
        </w:r>
        <w:r w:rsidR="00BB0AD0" w:rsidDel="005C40B4">
          <w:rPr>
            <w:lang w:eastAsia="pt-BR"/>
          </w:rPr>
          <w:t>Estar logado no sistema.</w:t>
        </w:r>
      </w:moveFrom>
    </w:p>
    <w:p w14:paraId="703E82A4" w14:textId="09BF98D0" w:rsidR="008535F7" w:rsidRPr="000E7360" w:rsidDel="005C40B4" w:rsidRDefault="008535F7">
      <w:pPr>
        <w:ind w:left="284"/>
        <w:rPr>
          <w:moveFrom w:id="873" w:author="João Mendes Neto" w:date="2016-11-30T07:53:00Z"/>
          <w:lang w:eastAsia="pt-BR"/>
        </w:rPr>
        <w:pPrChange w:id="874" w:author="João Mendes Neto" w:date="2016-11-30T08:18:00Z">
          <w:pPr>
            <w:ind w:left="708"/>
          </w:pPr>
        </w:pPrChange>
      </w:pPr>
      <w:moveFrom w:id="875" w:author="João Mendes Neto" w:date="2016-11-30T07:53:00Z">
        <w:r w:rsidDel="005C40B4">
          <w:rPr>
            <w:b/>
            <w:lang w:eastAsia="pt-BR"/>
          </w:rPr>
          <w:t>Pós:</w:t>
        </w:r>
        <w:r w:rsidDel="005C40B4">
          <w:rPr>
            <w:lang w:eastAsia="pt-BR"/>
          </w:rPr>
          <w:t xml:space="preserve"> </w:t>
        </w:r>
        <w:r w:rsidR="006F0ADC" w:rsidDel="005C40B4">
          <w:rPr>
            <w:lang w:eastAsia="pt-BR"/>
          </w:rPr>
          <w:t>Dados do perfil do usuário s</w:t>
        </w:r>
        <w:r w:rsidR="005C5517" w:rsidDel="005C40B4">
          <w:rPr>
            <w:lang w:eastAsia="pt-BR"/>
          </w:rPr>
          <w:t>ão atualizados.</w:t>
        </w:r>
      </w:moveFrom>
    </w:p>
    <w:p w14:paraId="2926BBCD" w14:textId="02E947D7" w:rsidR="00DA0373" w:rsidDel="005C40B4" w:rsidRDefault="00DA0373">
      <w:pPr>
        <w:ind w:left="284"/>
        <w:rPr>
          <w:moveFrom w:id="876" w:author="João Mendes Neto" w:date="2016-11-30T07:53:00Z"/>
          <w:b/>
          <w:lang w:eastAsia="pt-BR"/>
        </w:rPr>
        <w:pPrChange w:id="877" w:author="João Mendes Neto" w:date="2016-11-30T08:18:00Z">
          <w:pPr/>
        </w:pPrChange>
      </w:pPr>
      <w:moveFrom w:id="878" w:author="João Mendes Neto" w:date="2016-11-30T07:53:00Z">
        <w:r w:rsidDel="005C40B4">
          <w:rPr>
            <w:b/>
            <w:lang w:eastAsia="pt-BR"/>
          </w:rPr>
          <w:t>Fluxo Básico:</w:t>
        </w:r>
      </w:moveFrom>
    </w:p>
    <w:p w14:paraId="4DFF6271" w14:textId="1F29D7FB" w:rsidR="00DA0373" w:rsidRPr="006F5A99" w:rsidDel="005C40B4" w:rsidRDefault="006F5A99">
      <w:pPr>
        <w:pStyle w:val="PargrafodaLista"/>
        <w:numPr>
          <w:ilvl w:val="0"/>
          <w:numId w:val="18"/>
        </w:numPr>
        <w:ind w:left="284"/>
        <w:rPr>
          <w:moveFrom w:id="879" w:author="João Mendes Neto" w:date="2016-11-30T07:53:00Z"/>
          <w:b/>
          <w:lang w:eastAsia="pt-BR"/>
        </w:rPr>
        <w:pPrChange w:id="880" w:author="João Mendes Neto" w:date="2016-11-30T08:18:00Z">
          <w:pPr>
            <w:pStyle w:val="PargrafodaLista"/>
            <w:numPr>
              <w:numId w:val="18"/>
            </w:numPr>
            <w:ind w:hanging="360"/>
          </w:pPr>
        </w:pPrChange>
      </w:pPr>
      <w:moveFrom w:id="881" w:author="João Mendes Neto" w:date="2016-11-30T07:53:00Z">
        <w:r w:rsidDel="005C40B4">
          <w:rPr>
            <w:lang w:eastAsia="pt-BR"/>
          </w:rPr>
          <w:t xml:space="preserve">O usuário seleciona a opção de editar perfil, no perfil do usuário. </w:t>
        </w:r>
      </w:moveFrom>
    </w:p>
    <w:p w14:paraId="59706104" w14:textId="10721037" w:rsidR="006F5A99" w:rsidRPr="006F5A99" w:rsidDel="005C40B4" w:rsidRDefault="006F5A99">
      <w:pPr>
        <w:pStyle w:val="PargrafodaLista"/>
        <w:numPr>
          <w:ilvl w:val="0"/>
          <w:numId w:val="18"/>
        </w:numPr>
        <w:ind w:left="284"/>
        <w:rPr>
          <w:moveFrom w:id="882" w:author="João Mendes Neto" w:date="2016-11-30T07:53:00Z"/>
          <w:b/>
          <w:lang w:eastAsia="pt-BR"/>
        </w:rPr>
        <w:pPrChange w:id="883" w:author="João Mendes Neto" w:date="2016-11-30T08:18:00Z">
          <w:pPr>
            <w:pStyle w:val="PargrafodaLista"/>
            <w:numPr>
              <w:numId w:val="18"/>
            </w:numPr>
            <w:ind w:hanging="360"/>
          </w:pPr>
        </w:pPrChange>
      </w:pPr>
      <w:moveFrom w:id="884" w:author="João Mendes Neto" w:date="2016-11-30T07:53:00Z">
        <w:r w:rsidDel="005C40B4">
          <w:rPr>
            <w:lang w:eastAsia="pt-BR"/>
          </w:rPr>
          <w:t>O usuário muda os dados e confirma.</w:t>
        </w:r>
      </w:moveFrom>
    </w:p>
    <w:p w14:paraId="4746B9BC" w14:textId="1F511AFC" w:rsidR="006F5A99" w:rsidRPr="006F5A99" w:rsidDel="005C40B4" w:rsidRDefault="006F5A99">
      <w:pPr>
        <w:pStyle w:val="PargrafodaLista"/>
        <w:numPr>
          <w:ilvl w:val="0"/>
          <w:numId w:val="18"/>
        </w:numPr>
        <w:ind w:left="284"/>
        <w:rPr>
          <w:moveFrom w:id="885" w:author="João Mendes Neto" w:date="2016-11-30T07:53:00Z"/>
          <w:b/>
          <w:lang w:eastAsia="pt-BR"/>
        </w:rPr>
        <w:pPrChange w:id="886" w:author="João Mendes Neto" w:date="2016-11-30T08:18:00Z">
          <w:pPr>
            <w:pStyle w:val="PargrafodaLista"/>
            <w:numPr>
              <w:numId w:val="18"/>
            </w:numPr>
            <w:ind w:hanging="360"/>
          </w:pPr>
        </w:pPrChange>
      </w:pPr>
      <w:moveFrom w:id="887" w:author="João Mendes Neto" w:date="2016-11-30T07:53:00Z">
        <w:r w:rsidDel="005C40B4">
          <w:rPr>
            <w:lang w:eastAsia="pt-BR"/>
          </w:rPr>
          <w:t>O sistema confere se os dados batem com o que é requerido pelo banco de dados e o caso de uso é encerrado.</w:t>
        </w:r>
      </w:moveFrom>
    </w:p>
    <w:p w14:paraId="7F502E9F" w14:textId="107630F5" w:rsidR="006F5A99" w:rsidDel="005C40B4" w:rsidRDefault="006F5A99">
      <w:pPr>
        <w:ind w:left="284"/>
        <w:rPr>
          <w:moveFrom w:id="888" w:author="João Mendes Neto" w:date="2016-11-30T07:53:00Z"/>
          <w:lang w:eastAsia="pt-BR"/>
        </w:rPr>
        <w:pPrChange w:id="889" w:author="João Mendes Neto" w:date="2016-11-30T08:18:00Z">
          <w:pPr>
            <w:ind w:left="360"/>
          </w:pPr>
        </w:pPrChange>
      </w:pPr>
      <w:moveFrom w:id="890" w:author="João Mendes Neto" w:date="2016-11-30T07:53:00Z">
        <w:r w:rsidDel="005C40B4">
          <w:rPr>
            <w:b/>
            <w:lang w:eastAsia="pt-BR"/>
          </w:rPr>
          <w:t xml:space="preserve">Fluxo Alternativo (3): </w:t>
        </w:r>
        <w:r w:rsidDel="005C40B4">
          <w:rPr>
            <w:lang w:eastAsia="pt-BR"/>
          </w:rPr>
          <w:t>Os dados não batem com o que é requerido pelo sistema.</w:t>
        </w:r>
      </w:moveFrom>
    </w:p>
    <w:p w14:paraId="421974FC" w14:textId="5351CC97" w:rsidR="006F5A99" w:rsidRPr="006F5A99" w:rsidDel="005C40B4" w:rsidRDefault="006F5A99">
      <w:pPr>
        <w:ind w:left="284"/>
        <w:rPr>
          <w:moveFrom w:id="891" w:author="João Mendes Neto" w:date="2016-11-30T07:53:00Z"/>
          <w:lang w:eastAsia="pt-BR"/>
        </w:rPr>
        <w:pPrChange w:id="892" w:author="João Mendes Neto" w:date="2016-11-30T08:18:00Z">
          <w:pPr>
            <w:ind w:left="360"/>
          </w:pPr>
        </w:pPrChange>
      </w:pPr>
      <w:moveFrom w:id="893" w:author="João Mendes Neto" w:date="2016-11-30T07:53:00Z">
        <w:r w:rsidDel="005C40B4">
          <w:rPr>
            <w:lang w:eastAsia="pt-BR"/>
          </w:rPr>
          <w:t>O sistema anuncia ao usuário que os dados não batem ao requerido e demonstra como deve ser.</w:t>
        </w:r>
      </w:moveFrom>
    </w:p>
    <w:moveFromRangeEnd w:id="867"/>
    <w:p w14:paraId="65A9BEB0" w14:textId="1F944A3B" w:rsidR="00C35780" w:rsidDel="00423FE0" w:rsidRDefault="00C35780">
      <w:pPr>
        <w:ind w:left="284"/>
        <w:rPr>
          <w:del w:id="894" w:author="João Mendes Neto" w:date="2016-11-30T07:50:00Z"/>
          <w:lang w:eastAsia="pt-BR"/>
        </w:rPr>
        <w:pPrChange w:id="895" w:author="João Mendes Neto" w:date="2016-11-30T08:18:00Z">
          <w:pPr/>
        </w:pPrChange>
      </w:pPr>
    </w:p>
    <w:p w14:paraId="3C05494B" w14:textId="1D6E49F1" w:rsidR="00C35780" w:rsidDel="00423FE0" w:rsidRDefault="00C35780">
      <w:pPr>
        <w:ind w:left="284"/>
        <w:rPr>
          <w:del w:id="896" w:author="João Mendes Neto" w:date="2016-11-30T07:50:00Z"/>
        </w:rPr>
        <w:pPrChange w:id="897" w:author="João Mendes Neto" w:date="2016-11-30T08:18:00Z">
          <w:pPr>
            <w:pStyle w:val="Ttulo1"/>
          </w:pPr>
        </w:pPrChange>
      </w:pPr>
      <w:commentRangeStart w:id="898"/>
      <w:del w:id="899" w:author="João Mendes Neto" w:date="2016-11-30T07:50:00Z">
        <w:r w:rsidDel="00423FE0">
          <w:delText xml:space="preserve">Avaliar filme </w:delText>
        </w:r>
        <w:commentRangeEnd w:id="898"/>
        <w:r w:rsidR="009354AC" w:rsidDel="00423FE0">
          <w:rPr>
            <w:rStyle w:val="Refdecomentrio"/>
          </w:rPr>
          <w:commentReference w:id="898"/>
        </w:r>
      </w:del>
    </w:p>
    <w:p w14:paraId="31D9968B" w14:textId="1443B3FB" w:rsidR="00FA03FA" w:rsidRPr="000E7360" w:rsidDel="00423FE0" w:rsidRDefault="00FA03FA">
      <w:pPr>
        <w:ind w:left="284"/>
        <w:rPr>
          <w:del w:id="900" w:author="João Mendes Neto" w:date="2016-11-30T07:50:00Z"/>
          <w:lang w:eastAsia="pt-BR"/>
        </w:rPr>
        <w:pPrChange w:id="901" w:author="João Mendes Neto" w:date="2016-11-30T08:18:00Z">
          <w:pPr>
            <w:ind w:firstLine="708"/>
          </w:pPr>
        </w:pPrChange>
      </w:pPr>
      <w:del w:id="902" w:author="João Mendes Neto" w:date="2016-11-30T07:50:00Z">
        <w:r w:rsidRPr="000E7360" w:rsidDel="00423FE0">
          <w:rPr>
            <w:b/>
            <w:lang w:eastAsia="pt-BR"/>
          </w:rPr>
          <w:delText>Pré</w:delText>
        </w:r>
        <w:r w:rsidDel="00423FE0">
          <w:rPr>
            <w:b/>
            <w:lang w:eastAsia="pt-BR"/>
          </w:rPr>
          <w:delText xml:space="preserve">: </w:delText>
        </w:r>
        <w:r w:rsidDel="00423FE0">
          <w:rPr>
            <w:lang w:eastAsia="pt-BR"/>
          </w:rPr>
          <w:delText>Estar logado no sistema.</w:delText>
        </w:r>
      </w:del>
    </w:p>
    <w:p w14:paraId="0371133D" w14:textId="4CD06007" w:rsidR="00FA03FA" w:rsidRPr="00FA03FA" w:rsidDel="00423FE0" w:rsidRDefault="00FA03FA">
      <w:pPr>
        <w:ind w:left="284"/>
        <w:rPr>
          <w:del w:id="903" w:author="João Mendes Neto" w:date="2016-11-30T07:50:00Z"/>
        </w:rPr>
        <w:pPrChange w:id="904" w:author="João Mendes Neto" w:date="2016-11-30T08:18:00Z">
          <w:pPr>
            <w:pStyle w:val="Ttulo1"/>
            <w:numPr>
              <w:numId w:val="0"/>
            </w:numPr>
            <w:ind w:left="0" w:firstLine="0"/>
          </w:pPr>
        </w:pPrChange>
      </w:pPr>
      <w:del w:id="905" w:author="João Mendes Neto" w:date="2016-11-30T07:50:00Z">
        <w:r w:rsidDel="00423FE0">
          <w:tab/>
        </w:r>
      </w:del>
      <w:del w:id="906" w:author="João Mendes Neto" w:date="2016-11-30T07:38:00Z">
        <w:r w:rsidDel="00295F9A">
          <w:tab/>
        </w:r>
      </w:del>
      <w:del w:id="907" w:author="João Mendes Neto" w:date="2016-11-30T07:50:00Z">
        <w:r w:rsidRPr="00FA03FA" w:rsidDel="00423FE0">
          <w:rPr>
            <w:b/>
          </w:rPr>
          <w:delText>Pós</w:delText>
        </w:r>
        <w:r w:rsidDel="00423FE0">
          <w:rPr>
            <w:b/>
          </w:rPr>
          <w:delText xml:space="preserve">: </w:delText>
        </w:r>
        <w:r w:rsidR="005C4B71" w:rsidDel="00423FE0">
          <w:delText>Avaliação média do filme muda, aparecendo na linha do tempo dos seguidores desse usuário</w:delText>
        </w:r>
      </w:del>
      <w:del w:id="908" w:author="João Mendes Neto" w:date="2016-10-31T00:08:00Z">
        <w:r w:rsidR="005C4B71" w:rsidDel="00227B8B">
          <w:delText>.</w:delText>
        </w:r>
      </w:del>
    </w:p>
    <w:p w14:paraId="23FBBC3D" w14:textId="44B09BD1" w:rsidR="00A83235" w:rsidRPr="00A83235" w:rsidDel="00423FE0" w:rsidRDefault="00A83235">
      <w:pPr>
        <w:ind w:left="284"/>
        <w:rPr>
          <w:del w:id="909" w:author="João Mendes Neto" w:date="2016-11-30T07:50:00Z"/>
          <w:b/>
          <w:lang w:eastAsia="pt-BR"/>
        </w:rPr>
        <w:pPrChange w:id="910" w:author="João Mendes Neto" w:date="2016-11-30T08:18:00Z">
          <w:pPr/>
        </w:pPrChange>
      </w:pPr>
      <w:del w:id="911" w:author="João Mendes Neto" w:date="2016-11-30T07:50:00Z">
        <w:r w:rsidDel="00423FE0">
          <w:rPr>
            <w:b/>
            <w:lang w:eastAsia="pt-BR"/>
          </w:rPr>
          <w:delText>Fluxo Básico:</w:delText>
        </w:r>
      </w:del>
    </w:p>
    <w:p w14:paraId="0B714907" w14:textId="010C27B8" w:rsidR="00A83235" w:rsidDel="00423FE0" w:rsidRDefault="00A83235">
      <w:pPr>
        <w:ind w:left="284"/>
        <w:rPr>
          <w:del w:id="912" w:author="João Mendes Neto" w:date="2016-11-30T07:50:00Z"/>
        </w:rPr>
        <w:pPrChange w:id="913" w:author="João Mendes Neto" w:date="2016-11-30T08:18:00Z">
          <w:pPr>
            <w:pStyle w:val="PargrafodaLista"/>
            <w:numPr>
              <w:numId w:val="20"/>
            </w:numPr>
            <w:spacing w:after="200" w:line="276" w:lineRule="auto"/>
            <w:ind w:hanging="360"/>
            <w:jc w:val="left"/>
          </w:pPr>
        </w:pPrChange>
      </w:pPr>
      <w:del w:id="914" w:author="João Mendes Neto" w:date="2016-11-30T07:50:00Z">
        <w:r w:rsidDel="00423FE0">
          <w:delText>Usuário seleciona a avaliação que deseja fazer sobre o filme.</w:delText>
        </w:r>
      </w:del>
    </w:p>
    <w:p w14:paraId="140B555B" w14:textId="59EC8C02" w:rsidR="00A83235" w:rsidDel="00423FE0" w:rsidRDefault="00A83235">
      <w:pPr>
        <w:ind w:left="284"/>
        <w:rPr>
          <w:del w:id="915" w:author="João Mendes Neto" w:date="2016-11-30T07:50:00Z"/>
        </w:rPr>
        <w:pPrChange w:id="916" w:author="João Mendes Neto" w:date="2016-11-30T08:18:00Z">
          <w:pPr>
            <w:pStyle w:val="PargrafodaLista"/>
            <w:numPr>
              <w:numId w:val="20"/>
            </w:numPr>
            <w:spacing w:after="200" w:line="276" w:lineRule="auto"/>
            <w:ind w:hanging="360"/>
            <w:jc w:val="left"/>
          </w:pPr>
        </w:pPrChange>
      </w:pPr>
      <w:del w:id="917" w:author="João Mendes Neto" w:date="2016-11-30T07:50:00Z">
        <w:r w:rsidDel="00423FE0">
          <w:delText>Sistema registra avaliação.</w:delText>
        </w:r>
      </w:del>
    </w:p>
    <w:p w14:paraId="11D6464C" w14:textId="62C41BAA" w:rsidR="00C35780" w:rsidDel="005F3C70" w:rsidRDefault="00A83235">
      <w:pPr>
        <w:ind w:left="284"/>
        <w:rPr>
          <w:del w:id="918" w:author="João Mendes Neto" w:date="2016-11-30T07:41:00Z"/>
        </w:rPr>
        <w:pPrChange w:id="919" w:author="João Mendes Neto" w:date="2016-11-30T08:18:00Z">
          <w:pPr>
            <w:pStyle w:val="PargrafodaLista"/>
            <w:numPr>
              <w:numId w:val="20"/>
            </w:numPr>
            <w:spacing w:after="200" w:line="276" w:lineRule="auto"/>
            <w:ind w:hanging="360"/>
            <w:jc w:val="left"/>
          </w:pPr>
        </w:pPrChange>
      </w:pPr>
      <w:del w:id="920" w:author="João Mendes Neto" w:date="2016-11-30T07:50:00Z">
        <w:r w:rsidDel="00423FE0">
          <w:delText>Sistema exibe nova média de avaliação do filme e caso de uso termina</w:delText>
        </w:r>
      </w:del>
    </w:p>
    <w:p w14:paraId="64539AF6" w14:textId="5679365C" w:rsidR="00A83235" w:rsidDel="005F3C70" w:rsidRDefault="00A83235">
      <w:pPr>
        <w:ind w:left="284"/>
        <w:rPr>
          <w:del w:id="921" w:author="João Mendes Neto" w:date="2016-11-30T07:40:00Z"/>
        </w:rPr>
        <w:pPrChange w:id="922" w:author="João Mendes Neto" w:date="2016-11-30T08:18:00Z">
          <w:pPr>
            <w:pStyle w:val="PargrafodaLista"/>
            <w:spacing w:after="200" w:line="276" w:lineRule="auto"/>
            <w:jc w:val="left"/>
          </w:pPr>
        </w:pPrChange>
      </w:pPr>
    </w:p>
    <w:p w14:paraId="766CC8E6" w14:textId="4509BD14" w:rsidR="00BB0AD0" w:rsidDel="005F3C70" w:rsidRDefault="00C35780">
      <w:pPr>
        <w:ind w:left="284"/>
        <w:rPr>
          <w:del w:id="923" w:author="João Mendes Neto" w:date="2016-11-30T07:40:00Z"/>
        </w:rPr>
        <w:pPrChange w:id="924" w:author="João Mendes Neto" w:date="2016-11-30T08:18:00Z">
          <w:pPr>
            <w:pStyle w:val="Ttulo1"/>
          </w:pPr>
        </w:pPrChange>
      </w:pPr>
      <w:commentRangeStart w:id="925"/>
      <w:del w:id="926" w:author="João Mendes Neto" w:date="2016-11-30T07:40:00Z">
        <w:r w:rsidDel="005F3C70">
          <w:delText>Marcar como visto</w:delText>
        </w:r>
        <w:r w:rsidR="00BB0AD0" w:rsidRPr="00BB0AD0" w:rsidDel="005F3C70">
          <w:delText xml:space="preserve"> </w:delText>
        </w:r>
        <w:commentRangeEnd w:id="925"/>
        <w:r w:rsidR="00FD53B8" w:rsidDel="005F3C70">
          <w:rPr>
            <w:rStyle w:val="Refdecomentrio"/>
          </w:rPr>
          <w:commentReference w:id="925"/>
        </w:r>
      </w:del>
    </w:p>
    <w:p w14:paraId="46641139" w14:textId="205B0292" w:rsidR="00FA03FA" w:rsidRPr="000E7360" w:rsidDel="005F3C70" w:rsidRDefault="00FA03FA">
      <w:pPr>
        <w:ind w:left="284"/>
        <w:rPr>
          <w:del w:id="927" w:author="João Mendes Neto" w:date="2016-11-30T07:40:00Z"/>
          <w:lang w:eastAsia="pt-BR"/>
        </w:rPr>
        <w:pPrChange w:id="928" w:author="João Mendes Neto" w:date="2016-11-30T08:18:00Z">
          <w:pPr>
            <w:ind w:firstLine="708"/>
          </w:pPr>
        </w:pPrChange>
      </w:pPr>
      <w:del w:id="929" w:author="João Mendes Neto" w:date="2016-11-30T07:40:00Z">
        <w:r w:rsidRPr="000E7360" w:rsidDel="005F3C70">
          <w:rPr>
            <w:b/>
            <w:lang w:eastAsia="pt-BR"/>
          </w:rPr>
          <w:delText>Pré</w:delText>
        </w:r>
        <w:r w:rsidDel="005F3C70">
          <w:rPr>
            <w:b/>
            <w:lang w:eastAsia="pt-BR"/>
          </w:rPr>
          <w:delText xml:space="preserve">: </w:delText>
        </w:r>
        <w:r w:rsidDel="005F3C70">
          <w:rPr>
            <w:lang w:eastAsia="pt-BR"/>
          </w:rPr>
          <w:delText>Estar logado no sistema.</w:delText>
        </w:r>
      </w:del>
    </w:p>
    <w:p w14:paraId="07F58051" w14:textId="7A0863F3" w:rsidR="00FA03FA" w:rsidRPr="00FA03FA" w:rsidDel="005F3C70" w:rsidRDefault="00FA03FA">
      <w:pPr>
        <w:ind w:left="284"/>
        <w:rPr>
          <w:del w:id="930" w:author="João Mendes Neto" w:date="2016-11-30T07:40:00Z"/>
        </w:rPr>
        <w:pPrChange w:id="931" w:author="João Mendes Neto" w:date="2016-11-30T08:18:00Z">
          <w:pPr>
            <w:pStyle w:val="Ttulo1"/>
            <w:numPr>
              <w:numId w:val="0"/>
            </w:numPr>
            <w:ind w:left="0" w:firstLine="0"/>
          </w:pPr>
        </w:pPrChange>
      </w:pPr>
      <w:del w:id="932" w:author="João Mendes Neto" w:date="2016-11-30T07:40:00Z">
        <w:r w:rsidDel="005F3C70">
          <w:tab/>
        </w:r>
      </w:del>
      <w:del w:id="933" w:author="João Mendes Neto" w:date="2016-11-30T07:38:00Z">
        <w:r w:rsidDel="00295F9A">
          <w:tab/>
        </w:r>
      </w:del>
      <w:del w:id="934" w:author="João Mendes Neto" w:date="2016-11-30T07:40:00Z">
        <w:r w:rsidRPr="00FA03FA" w:rsidDel="005F3C70">
          <w:rPr>
            <w:b/>
          </w:rPr>
          <w:delText>Pós</w:delText>
        </w:r>
        <w:r w:rsidDel="005F3C70">
          <w:rPr>
            <w:b/>
          </w:rPr>
          <w:delText xml:space="preserve">: </w:delText>
        </w:r>
        <w:r w:rsidDel="005F3C70">
          <w:delText xml:space="preserve">Filme é adicionado à lista </w:delText>
        </w:r>
        <w:r w:rsidR="005C4B71" w:rsidDel="005F3C70">
          <w:delText xml:space="preserve">de </w:delText>
        </w:r>
        <w:r w:rsidR="00894430" w:rsidDel="005F3C70">
          <w:delText>filmes vistos</w:delText>
        </w:r>
        <w:r w:rsidR="005C4B71" w:rsidDel="005F3C70">
          <w:delText xml:space="preserve"> do usuário, aparecendo na linha do tempo dos seguidores desse usuário</w:delText>
        </w:r>
      </w:del>
      <w:del w:id="935" w:author="João Mendes Neto" w:date="2016-10-31T00:09:00Z">
        <w:r w:rsidR="005C4B71" w:rsidDel="00227B8B">
          <w:delText>.</w:delText>
        </w:r>
      </w:del>
    </w:p>
    <w:p w14:paraId="70485746" w14:textId="3113D681" w:rsidR="00A83235" w:rsidDel="005F3C70" w:rsidRDefault="00A83235">
      <w:pPr>
        <w:ind w:left="284"/>
        <w:rPr>
          <w:del w:id="936" w:author="João Mendes Neto" w:date="2016-11-30T07:40:00Z"/>
          <w:b/>
          <w:lang w:eastAsia="pt-BR"/>
        </w:rPr>
        <w:pPrChange w:id="937" w:author="João Mendes Neto" w:date="2016-11-30T08:18:00Z">
          <w:pPr/>
        </w:pPrChange>
      </w:pPr>
      <w:del w:id="938" w:author="João Mendes Neto" w:date="2016-11-30T07:40:00Z">
        <w:r w:rsidDel="005F3C70">
          <w:rPr>
            <w:b/>
            <w:lang w:eastAsia="pt-BR"/>
          </w:rPr>
          <w:delText>Fluxo Básico:</w:delText>
        </w:r>
      </w:del>
    </w:p>
    <w:p w14:paraId="22490CF2" w14:textId="0D66EE6C" w:rsidR="00A83235" w:rsidDel="005F3C70" w:rsidRDefault="00A83235">
      <w:pPr>
        <w:ind w:left="284"/>
        <w:rPr>
          <w:del w:id="939" w:author="João Mendes Neto" w:date="2016-11-30T07:40:00Z"/>
        </w:rPr>
        <w:pPrChange w:id="940" w:author="João Mendes Neto" w:date="2016-11-30T08:18:00Z">
          <w:pPr>
            <w:pStyle w:val="PargrafodaLista"/>
            <w:numPr>
              <w:numId w:val="21"/>
            </w:numPr>
            <w:spacing w:after="200" w:line="276" w:lineRule="auto"/>
            <w:ind w:hanging="360"/>
            <w:jc w:val="left"/>
          </w:pPr>
        </w:pPrChange>
      </w:pPr>
      <w:del w:id="941" w:author="João Mendes Neto" w:date="2016-11-30T07:40:00Z">
        <w:r w:rsidDel="005F3C70">
          <w:delText xml:space="preserve">Usuário clica na opção </w:delText>
        </w:r>
        <w:r w:rsidRPr="00A83235" w:rsidDel="005F3C70">
          <w:delText>"</w:delText>
        </w:r>
        <w:r w:rsidDel="005F3C70">
          <w:delText>marcar como visto</w:delText>
        </w:r>
        <w:r w:rsidRPr="00A83235" w:rsidDel="005F3C70">
          <w:delText>"</w:delText>
        </w:r>
        <w:r w:rsidDel="005F3C70">
          <w:delText>.</w:delText>
        </w:r>
      </w:del>
    </w:p>
    <w:p w14:paraId="678264C5" w14:textId="199D70F2" w:rsidR="00A83235" w:rsidDel="005F3C70" w:rsidRDefault="00A83235">
      <w:pPr>
        <w:ind w:left="284"/>
        <w:rPr>
          <w:del w:id="942" w:author="João Mendes Neto" w:date="2016-11-30T07:40:00Z"/>
        </w:rPr>
        <w:pPrChange w:id="943" w:author="João Mendes Neto" w:date="2016-11-30T08:18:00Z">
          <w:pPr>
            <w:pStyle w:val="PargrafodaLista"/>
            <w:numPr>
              <w:numId w:val="21"/>
            </w:numPr>
            <w:spacing w:after="200" w:line="276" w:lineRule="auto"/>
            <w:ind w:hanging="360"/>
            <w:jc w:val="left"/>
          </w:pPr>
        </w:pPrChange>
      </w:pPr>
      <w:del w:id="944" w:author="João Mendes Neto" w:date="2016-11-30T07:40:00Z">
        <w:r w:rsidDel="005F3C70">
          <w:delText xml:space="preserve">Sistema registra </w:delText>
        </w:r>
        <w:r w:rsidR="003E0E66" w:rsidDel="005F3C70">
          <w:delText>o filme como visto, o mesmo já</w:delText>
        </w:r>
        <w:r w:rsidDel="005F3C70">
          <w:delText xml:space="preserve"> fica disponível como filme visto pelo usuário e caso de uso termina.</w:delText>
        </w:r>
      </w:del>
    </w:p>
    <w:p w14:paraId="1060D700" w14:textId="77777777" w:rsidR="00A83235" w:rsidDel="00082AC7" w:rsidRDefault="00A83235">
      <w:pPr>
        <w:ind w:left="284"/>
        <w:rPr>
          <w:del w:id="945" w:author="João Mendes Neto" w:date="2016-11-30T07:50:00Z"/>
        </w:rPr>
        <w:pPrChange w:id="946" w:author="João Mendes Neto" w:date="2016-11-30T08:18:00Z">
          <w:pPr>
            <w:pStyle w:val="PargrafodaLista"/>
            <w:spacing w:after="200" w:line="276" w:lineRule="auto"/>
            <w:jc w:val="left"/>
          </w:pPr>
        </w:pPrChange>
      </w:pPr>
    </w:p>
    <w:p w14:paraId="6E24D105" w14:textId="4171AFCE" w:rsidR="00894430" w:rsidDel="00082AC7" w:rsidRDefault="00894430">
      <w:pPr>
        <w:ind w:left="284"/>
        <w:rPr>
          <w:del w:id="947" w:author="João Mendes Neto" w:date="2016-11-30T07:50:00Z"/>
        </w:rPr>
        <w:pPrChange w:id="948" w:author="João Mendes Neto" w:date="2016-11-30T08:18:00Z">
          <w:pPr>
            <w:pStyle w:val="PargrafodaLista"/>
            <w:spacing w:after="200" w:line="276" w:lineRule="auto"/>
            <w:jc w:val="left"/>
          </w:pPr>
        </w:pPrChange>
      </w:pPr>
    </w:p>
    <w:p w14:paraId="1573AB99" w14:textId="1A4F89B4" w:rsidR="00BB0AD0" w:rsidDel="00082AC7" w:rsidRDefault="00C35780">
      <w:pPr>
        <w:ind w:left="284"/>
        <w:rPr>
          <w:del w:id="949" w:author="João Mendes Neto" w:date="2016-11-30T07:50:00Z"/>
        </w:rPr>
        <w:pPrChange w:id="950" w:author="João Mendes Neto" w:date="2016-11-30T08:18:00Z">
          <w:pPr>
            <w:pStyle w:val="Ttulo1"/>
          </w:pPr>
        </w:pPrChange>
      </w:pPr>
      <w:commentRangeStart w:id="951"/>
      <w:del w:id="952" w:author="João Mendes Neto" w:date="2016-11-30T07:50:00Z">
        <w:r w:rsidDel="00082AC7">
          <w:delText>Favoritar</w:delText>
        </w:r>
        <w:r w:rsidR="00BB0AD0" w:rsidRPr="00BB0AD0" w:rsidDel="00082AC7">
          <w:delText xml:space="preserve"> </w:delText>
        </w:r>
        <w:commentRangeEnd w:id="951"/>
        <w:r w:rsidR="00FD53B8" w:rsidDel="00082AC7">
          <w:rPr>
            <w:rStyle w:val="Refdecomentrio"/>
          </w:rPr>
          <w:commentReference w:id="951"/>
        </w:r>
      </w:del>
    </w:p>
    <w:p w14:paraId="118ACCF3" w14:textId="3710F91B" w:rsidR="00FA03FA" w:rsidRPr="000E7360" w:rsidDel="00082AC7" w:rsidRDefault="00FA03FA">
      <w:pPr>
        <w:ind w:left="284"/>
        <w:rPr>
          <w:del w:id="953" w:author="João Mendes Neto" w:date="2016-11-30T07:50:00Z"/>
          <w:lang w:eastAsia="pt-BR"/>
        </w:rPr>
        <w:pPrChange w:id="954" w:author="João Mendes Neto" w:date="2016-11-30T08:18:00Z">
          <w:pPr>
            <w:ind w:firstLine="708"/>
          </w:pPr>
        </w:pPrChange>
      </w:pPr>
      <w:del w:id="955" w:author="João Mendes Neto" w:date="2016-11-30T07:50:00Z">
        <w:r w:rsidRPr="000E7360" w:rsidDel="00082AC7">
          <w:rPr>
            <w:b/>
            <w:lang w:eastAsia="pt-BR"/>
          </w:rPr>
          <w:delText>Pré</w:delText>
        </w:r>
        <w:r w:rsidDel="00082AC7">
          <w:rPr>
            <w:b/>
            <w:lang w:eastAsia="pt-BR"/>
          </w:rPr>
          <w:delText xml:space="preserve">: </w:delText>
        </w:r>
        <w:r w:rsidDel="00082AC7">
          <w:rPr>
            <w:lang w:eastAsia="pt-BR"/>
          </w:rPr>
          <w:delText>Estar logado no sistema.</w:delText>
        </w:r>
      </w:del>
    </w:p>
    <w:p w14:paraId="14E53AE1" w14:textId="75879C3E" w:rsidR="005C4B71" w:rsidRPr="00FA03FA" w:rsidDel="00EF2DB7" w:rsidRDefault="00FA03FA">
      <w:pPr>
        <w:ind w:left="284"/>
        <w:rPr>
          <w:del w:id="956" w:author="João Mendes Neto" w:date="2016-10-30T23:46:00Z"/>
        </w:rPr>
        <w:pPrChange w:id="957" w:author="João Mendes Neto" w:date="2016-11-30T08:18:00Z">
          <w:pPr>
            <w:pStyle w:val="Ttulo1"/>
            <w:numPr>
              <w:numId w:val="0"/>
            </w:numPr>
            <w:ind w:left="0" w:firstLine="0"/>
          </w:pPr>
        </w:pPrChange>
      </w:pPr>
      <w:del w:id="958" w:author="João Mendes Neto" w:date="2016-11-30T07:50:00Z">
        <w:r w:rsidDel="00082AC7">
          <w:tab/>
        </w:r>
      </w:del>
      <w:del w:id="959" w:author="João Mendes Neto" w:date="2016-10-31T00:10:00Z">
        <w:r w:rsidDel="00227B8B">
          <w:tab/>
        </w:r>
      </w:del>
      <w:del w:id="960" w:author="João Mendes Neto" w:date="2016-11-30T07:50:00Z">
        <w:r w:rsidRPr="00FA03FA" w:rsidDel="00082AC7">
          <w:rPr>
            <w:b/>
          </w:rPr>
          <w:delText>Pós</w:delText>
        </w:r>
        <w:r w:rsidDel="00082AC7">
          <w:rPr>
            <w:b/>
          </w:rPr>
          <w:delText xml:space="preserve">: </w:delText>
        </w:r>
        <w:r w:rsidDel="00082AC7">
          <w:delText xml:space="preserve">Filme é adicionado </w:delText>
        </w:r>
        <w:r w:rsidR="00894430" w:rsidDel="00082AC7">
          <w:delText>à lista de favoritos</w:delText>
        </w:r>
        <w:r w:rsidR="005C4B71" w:rsidDel="00082AC7">
          <w:delText xml:space="preserve"> do usuário</w:delText>
        </w:r>
      </w:del>
      <w:del w:id="961" w:author="João Mendes Neto" w:date="2016-10-31T00:10:00Z">
        <w:r w:rsidR="005C4B71" w:rsidDel="00227B8B">
          <w:delText>, aparecendo na linha do tempo dos seguidores desse usuário.</w:delText>
        </w:r>
      </w:del>
    </w:p>
    <w:p w14:paraId="391090D9" w14:textId="40536F25" w:rsidR="00FA03FA" w:rsidRPr="00FA03FA" w:rsidDel="00EF2DB7" w:rsidRDefault="00FA03FA">
      <w:pPr>
        <w:ind w:left="284"/>
        <w:rPr>
          <w:del w:id="962" w:author="João Mendes Neto" w:date="2016-10-30T23:46:00Z"/>
        </w:rPr>
        <w:pPrChange w:id="963" w:author="João Mendes Neto" w:date="2016-11-30T08:18:00Z">
          <w:pPr>
            <w:pStyle w:val="Ttulo1"/>
            <w:numPr>
              <w:numId w:val="0"/>
            </w:numPr>
            <w:ind w:left="0" w:firstLine="0"/>
          </w:pPr>
        </w:pPrChange>
      </w:pPr>
    </w:p>
    <w:p w14:paraId="4B9196C5" w14:textId="0BF4231C" w:rsidR="00A83235" w:rsidDel="00082AC7" w:rsidRDefault="00A83235">
      <w:pPr>
        <w:ind w:left="284"/>
        <w:rPr>
          <w:del w:id="964" w:author="João Mendes Neto" w:date="2016-11-30T07:50:00Z"/>
          <w:b/>
          <w:lang w:eastAsia="pt-BR"/>
        </w:rPr>
        <w:pPrChange w:id="965" w:author="João Mendes Neto" w:date="2016-11-30T08:18:00Z">
          <w:pPr/>
        </w:pPrChange>
      </w:pPr>
      <w:del w:id="966" w:author="João Mendes Neto" w:date="2016-11-30T07:50:00Z">
        <w:r w:rsidDel="00082AC7">
          <w:rPr>
            <w:b/>
            <w:lang w:eastAsia="pt-BR"/>
          </w:rPr>
          <w:delText xml:space="preserve">Fluxo Básico: </w:delText>
        </w:r>
      </w:del>
    </w:p>
    <w:p w14:paraId="2B51D76A" w14:textId="461DBFA6" w:rsidR="00A83235" w:rsidDel="00082AC7" w:rsidRDefault="003E0E66">
      <w:pPr>
        <w:ind w:left="284"/>
        <w:rPr>
          <w:del w:id="967" w:author="João Mendes Neto" w:date="2016-11-30T07:50:00Z"/>
          <w:lang w:eastAsia="pt-BR"/>
        </w:rPr>
        <w:pPrChange w:id="968" w:author="João Mendes Neto" w:date="2016-11-30T08:18:00Z">
          <w:pPr>
            <w:pStyle w:val="PargrafodaLista"/>
            <w:numPr>
              <w:numId w:val="22"/>
            </w:numPr>
            <w:ind w:hanging="360"/>
          </w:pPr>
        </w:pPrChange>
      </w:pPr>
      <w:del w:id="969" w:author="João Mendes Neto" w:date="2016-11-30T07:50:00Z">
        <w:r w:rsidDel="00082AC7">
          <w:rPr>
            <w:lang w:eastAsia="pt-BR"/>
          </w:rPr>
          <w:delText xml:space="preserve">Usuário clica na opção </w:delText>
        </w:r>
        <w:r w:rsidRPr="003E0E66" w:rsidDel="00082AC7">
          <w:rPr>
            <w:lang w:eastAsia="pt-BR"/>
          </w:rPr>
          <w:delText>"</w:delText>
        </w:r>
        <w:r w:rsidDel="00082AC7">
          <w:rPr>
            <w:lang w:eastAsia="pt-BR"/>
          </w:rPr>
          <w:delText>favoritar</w:delText>
        </w:r>
        <w:r w:rsidRPr="003E0E66" w:rsidDel="00082AC7">
          <w:rPr>
            <w:lang w:eastAsia="pt-BR"/>
          </w:rPr>
          <w:delText>"</w:delText>
        </w:r>
        <w:r w:rsidDel="00082AC7">
          <w:rPr>
            <w:lang w:eastAsia="pt-BR"/>
          </w:rPr>
          <w:delText>.</w:delText>
        </w:r>
      </w:del>
    </w:p>
    <w:p w14:paraId="7DC1BACC" w14:textId="7102E1BC" w:rsidR="003E0E66" w:rsidDel="00082AC7" w:rsidRDefault="003E0E66">
      <w:pPr>
        <w:ind w:left="284"/>
        <w:rPr>
          <w:del w:id="970" w:author="João Mendes Neto" w:date="2016-11-30T07:50:00Z"/>
          <w:lang w:eastAsia="pt-BR"/>
        </w:rPr>
        <w:pPrChange w:id="971" w:author="João Mendes Neto" w:date="2016-11-30T08:18:00Z">
          <w:pPr/>
        </w:pPrChange>
      </w:pPr>
      <w:del w:id="972" w:author="João Mendes Neto" w:date="2016-11-30T07:50:00Z">
        <w:r w:rsidDel="00082AC7">
          <w:rPr>
            <w:lang w:eastAsia="pt-BR"/>
          </w:rPr>
          <w:delText>Sistema registra o filme como favorito pelo usuário e o filme já entra na lista de favoritos do usuário e caso de uso termina.</w:delText>
        </w:r>
      </w:del>
    </w:p>
    <w:p w14:paraId="38CB96F6" w14:textId="77777777" w:rsidR="005F3C70" w:rsidRPr="003E0E66" w:rsidRDefault="005F3C70">
      <w:pPr>
        <w:ind w:left="284"/>
        <w:rPr>
          <w:ins w:id="973" w:author="João Mendes Neto" w:date="2016-11-30T07:40:00Z"/>
          <w:lang w:eastAsia="pt-BR"/>
        </w:rPr>
        <w:pPrChange w:id="974" w:author="João Mendes Neto" w:date="2016-11-30T08:18:00Z">
          <w:pPr>
            <w:pStyle w:val="PargrafodaLista"/>
            <w:numPr>
              <w:numId w:val="22"/>
            </w:numPr>
            <w:ind w:hanging="360"/>
          </w:pPr>
        </w:pPrChange>
      </w:pPr>
    </w:p>
    <w:p w14:paraId="0C281448" w14:textId="77777777" w:rsidR="00C35780" w:rsidDel="00703501" w:rsidRDefault="00C35780">
      <w:pPr>
        <w:pStyle w:val="PargrafodaLista"/>
        <w:rPr>
          <w:del w:id="975" w:author="João Mendes Lopes Neto" w:date="2016-06-29T11:21:00Z"/>
          <w:lang w:eastAsia="pt-BR"/>
        </w:rPr>
        <w:pPrChange w:id="976" w:author="João Mendes Neto" w:date="2016-11-30T07:40:00Z">
          <w:pPr/>
        </w:pPrChange>
      </w:pPr>
      <w:del w:id="977" w:author="João Mendes Lopes Neto" w:date="2016-06-29T11:21:00Z">
        <w:r w:rsidRPr="00703501" w:rsidDel="00703501">
          <w:rPr>
            <w:b/>
            <w:lang w:eastAsia="pt-BR"/>
          </w:rPr>
          <w:delText xml:space="preserve"> </w:delText>
        </w:r>
        <w:r w:rsidDel="00703501">
          <w:rPr>
            <w:lang w:eastAsia="pt-BR"/>
          </w:rPr>
          <w:delText xml:space="preserve"> </w:delText>
        </w:r>
      </w:del>
    </w:p>
    <w:p w14:paraId="789EBE7B" w14:textId="29A1A199" w:rsidR="003E0E66" w:rsidDel="00E01A20" w:rsidRDefault="003E0E66">
      <w:pPr>
        <w:pStyle w:val="PargrafodaLista"/>
        <w:rPr>
          <w:del w:id="978" w:author="João Mendes Neto" w:date="2016-11-30T07:41:00Z"/>
          <w:lang w:eastAsia="pt-BR"/>
        </w:rPr>
        <w:pPrChange w:id="979" w:author="João Mendes Neto" w:date="2016-11-30T07:40:00Z">
          <w:pPr/>
        </w:pPrChange>
      </w:pPr>
    </w:p>
    <w:p w14:paraId="7CFE7AF4" w14:textId="44110797" w:rsidR="00BB0AD0" w:rsidDel="00E01A20" w:rsidRDefault="00C35780" w:rsidP="00BB0AD0">
      <w:pPr>
        <w:pStyle w:val="Ttulo1"/>
        <w:rPr>
          <w:del w:id="980" w:author="João Mendes Neto" w:date="2016-11-30T07:41:00Z"/>
        </w:rPr>
      </w:pPr>
      <w:commentRangeStart w:id="981"/>
      <w:del w:id="982" w:author="João Mendes Neto" w:date="2016-11-30T07:41:00Z">
        <w:r w:rsidDel="00E01A20">
          <w:delText>Adicionar à lista de interesse</w:delText>
        </w:r>
        <w:r w:rsidR="00BB0AD0" w:rsidRPr="00BB0AD0" w:rsidDel="00E01A20">
          <w:delText xml:space="preserve"> </w:delText>
        </w:r>
        <w:commentRangeEnd w:id="981"/>
        <w:r w:rsidR="00521E54" w:rsidDel="00E01A20">
          <w:rPr>
            <w:rStyle w:val="Refdecomentrio"/>
            <w:lang w:eastAsia="en-US"/>
          </w:rPr>
          <w:commentReference w:id="981"/>
        </w:r>
      </w:del>
    </w:p>
    <w:p w14:paraId="49BFCFA9" w14:textId="28AEB530" w:rsidR="00BB0AD0" w:rsidRPr="000E7360" w:rsidDel="00E01A20" w:rsidRDefault="00BB0AD0" w:rsidP="00BB0AD0">
      <w:pPr>
        <w:ind w:firstLine="708"/>
        <w:rPr>
          <w:del w:id="983" w:author="João Mendes Neto" w:date="2016-11-30T07:41:00Z"/>
          <w:lang w:eastAsia="pt-BR"/>
        </w:rPr>
      </w:pPr>
      <w:del w:id="984" w:author="João Mendes Neto" w:date="2016-11-30T07:41:00Z">
        <w:r w:rsidRPr="000E7360" w:rsidDel="00E01A20">
          <w:rPr>
            <w:b/>
            <w:lang w:eastAsia="pt-BR"/>
          </w:rPr>
          <w:delText>Pré</w:delText>
        </w:r>
        <w:r w:rsidDel="00E01A20">
          <w:rPr>
            <w:b/>
            <w:lang w:eastAsia="pt-BR"/>
          </w:rPr>
          <w:delText xml:space="preserve">: </w:delText>
        </w:r>
        <w:r w:rsidDel="00E01A20">
          <w:rPr>
            <w:lang w:eastAsia="pt-BR"/>
          </w:rPr>
          <w:delText>Estar logado no sistema.</w:delText>
        </w:r>
      </w:del>
    </w:p>
    <w:p w14:paraId="5E8E6B52" w14:textId="118003EB" w:rsidR="00C35780" w:rsidRPr="00FA03FA" w:rsidDel="00E01A20" w:rsidRDefault="00FA03FA">
      <w:pPr>
        <w:rPr>
          <w:del w:id="985" w:author="João Mendes Neto" w:date="2016-11-30T07:41:00Z"/>
        </w:rPr>
        <w:pPrChange w:id="986" w:author="João Mendes Neto" w:date="2016-11-30T07:38:00Z">
          <w:pPr>
            <w:pStyle w:val="Ttulo1"/>
            <w:numPr>
              <w:numId w:val="0"/>
            </w:numPr>
            <w:ind w:left="0" w:firstLine="0"/>
          </w:pPr>
        </w:pPrChange>
      </w:pPr>
      <w:del w:id="987" w:author="João Mendes Neto" w:date="2016-11-30T07:41:00Z">
        <w:r w:rsidDel="00E01A20">
          <w:tab/>
        </w:r>
      </w:del>
      <w:del w:id="988" w:author="João Mendes Neto" w:date="2016-11-30T07:38:00Z">
        <w:r w:rsidDel="00295F9A">
          <w:tab/>
        </w:r>
      </w:del>
      <w:del w:id="989" w:author="João Mendes Neto" w:date="2016-11-30T07:41:00Z">
        <w:r w:rsidRPr="00FA03FA" w:rsidDel="00E01A20">
          <w:rPr>
            <w:b/>
          </w:rPr>
          <w:delText>Pós</w:delText>
        </w:r>
        <w:r w:rsidDel="00E01A20">
          <w:rPr>
            <w:b/>
          </w:rPr>
          <w:delText xml:space="preserve">: </w:delText>
        </w:r>
        <w:r w:rsidDel="00E01A20">
          <w:delText xml:space="preserve">Filme é adicionado </w:delText>
        </w:r>
        <w:r w:rsidR="005C4B71" w:rsidDel="00E01A20">
          <w:delText xml:space="preserve">à lista de interesse do usuário, </w:delText>
        </w:r>
      </w:del>
      <w:del w:id="990" w:author="João Mendes Neto" w:date="2016-10-31T00:11:00Z">
        <w:r w:rsidR="005C4B71" w:rsidDel="00227B8B">
          <w:delText>aparecendo na linha do tempo dos seguidores desse usuário.</w:delText>
        </w:r>
      </w:del>
    </w:p>
    <w:p w14:paraId="18B81C55" w14:textId="7FFB4806" w:rsidR="003E0E66" w:rsidRPr="003E0E66" w:rsidDel="00E01A20" w:rsidRDefault="003E0E66" w:rsidP="00C35780">
      <w:pPr>
        <w:rPr>
          <w:del w:id="991" w:author="João Mendes Neto" w:date="2016-11-30T07:41:00Z"/>
          <w:b/>
          <w:lang w:eastAsia="pt-BR"/>
        </w:rPr>
      </w:pPr>
      <w:del w:id="992" w:author="João Mendes Neto" w:date="2016-11-30T07:41:00Z">
        <w:r w:rsidDel="00E01A20">
          <w:rPr>
            <w:b/>
            <w:lang w:eastAsia="pt-BR"/>
          </w:rPr>
          <w:delText>Fluxo Básico</w:delText>
        </w:r>
        <w:r w:rsidR="00F27D61" w:rsidDel="00E01A20">
          <w:rPr>
            <w:b/>
            <w:lang w:eastAsia="pt-BR"/>
          </w:rPr>
          <w:delText>:</w:delText>
        </w:r>
      </w:del>
    </w:p>
    <w:p w14:paraId="6A239FCD" w14:textId="0AC789AC" w:rsidR="003E0E66" w:rsidDel="00E01A20" w:rsidRDefault="003E0E66" w:rsidP="003E0E66">
      <w:pPr>
        <w:pStyle w:val="PargrafodaLista"/>
        <w:numPr>
          <w:ilvl w:val="0"/>
          <w:numId w:val="23"/>
        </w:numPr>
        <w:rPr>
          <w:del w:id="993" w:author="João Mendes Neto" w:date="2016-11-30T07:41:00Z"/>
          <w:lang w:eastAsia="pt-BR"/>
        </w:rPr>
      </w:pPr>
      <w:del w:id="994" w:author="João Mendes Neto" w:date="2016-11-30T07:41:00Z">
        <w:r w:rsidDel="00E01A20">
          <w:rPr>
            <w:lang w:eastAsia="pt-BR"/>
          </w:rPr>
          <w:delText xml:space="preserve">Usuário clica na opção de </w:delText>
        </w:r>
        <w:r w:rsidRPr="003E0E66" w:rsidDel="00E01A20">
          <w:rPr>
            <w:lang w:eastAsia="pt-BR"/>
          </w:rPr>
          <w:delText>"</w:delText>
        </w:r>
        <w:r w:rsidDel="00E01A20">
          <w:rPr>
            <w:lang w:eastAsia="pt-BR"/>
          </w:rPr>
          <w:delText>adicionar a lista de interesse</w:delText>
        </w:r>
        <w:r w:rsidRPr="003E0E66" w:rsidDel="00E01A20">
          <w:rPr>
            <w:lang w:eastAsia="pt-BR"/>
          </w:rPr>
          <w:delText>"</w:delText>
        </w:r>
        <w:r w:rsidDel="00E01A20">
          <w:rPr>
            <w:lang w:eastAsia="pt-BR"/>
          </w:rPr>
          <w:delText>.</w:delText>
        </w:r>
      </w:del>
    </w:p>
    <w:p w14:paraId="73B65AC7" w14:textId="2BB087F3" w:rsidR="00FA03FA" w:rsidDel="00E01A20" w:rsidRDefault="003E0E66" w:rsidP="00C35780">
      <w:pPr>
        <w:pStyle w:val="PargrafodaLista"/>
        <w:numPr>
          <w:ilvl w:val="0"/>
          <w:numId w:val="23"/>
        </w:numPr>
        <w:rPr>
          <w:del w:id="995" w:author="João Mendes Neto" w:date="2016-11-30T07:41:00Z"/>
          <w:lang w:eastAsia="pt-BR"/>
        </w:rPr>
      </w:pPr>
      <w:del w:id="996" w:author="João Mendes Neto" w:date="2016-11-30T07:41:00Z">
        <w:r w:rsidDel="00E01A20">
          <w:rPr>
            <w:lang w:eastAsia="pt-BR"/>
          </w:rPr>
          <w:delText>Sistema registra a ação, filme é adicionado à lista de interesse do usuário e caso de uso termina.</w:delText>
        </w:r>
      </w:del>
    </w:p>
    <w:p w14:paraId="35C5864B" w14:textId="79429DF5" w:rsidR="00F27D61" w:rsidDel="00A21693" w:rsidRDefault="00F27D61" w:rsidP="00F27D61">
      <w:pPr>
        <w:pStyle w:val="PargrafodaLista"/>
        <w:rPr>
          <w:moveFrom w:id="997" w:author="João Mendes Neto" w:date="2016-11-30T07:53:00Z"/>
          <w:lang w:eastAsia="pt-BR"/>
        </w:rPr>
      </w:pPr>
      <w:moveFromRangeStart w:id="998" w:author="João Mendes Neto" w:date="2016-11-30T07:53:00Z" w:name="move468255761"/>
    </w:p>
    <w:p w14:paraId="75BDCAC7" w14:textId="3F042CF8" w:rsidR="00C35780" w:rsidDel="00A21693" w:rsidRDefault="00C35780" w:rsidP="00C35780">
      <w:pPr>
        <w:pStyle w:val="Ttulo1"/>
        <w:rPr>
          <w:moveFrom w:id="999" w:author="João Mendes Neto" w:date="2016-11-30T07:53:00Z"/>
        </w:rPr>
      </w:pPr>
      <w:commentRangeStart w:id="1000"/>
      <w:moveFrom w:id="1001" w:author="João Mendes Neto" w:date="2016-11-30T07:53:00Z">
        <w:r w:rsidDel="00A21693">
          <w:t>Seguir</w:t>
        </w:r>
        <w:commentRangeEnd w:id="1000"/>
        <w:r w:rsidR="00521E54" w:rsidDel="00A21693">
          <w:rPr>
            <w:rStyle w:val="Refdecomentrio"/>
            <w:lang w:eastAsia="en-US"/>
          </w:rPr>
          <w:commentReference w:id="1000"/>
        </w:r>
      </w:moveFrom>
    </w:p>
    <w:p w14:paraId="0D1924D7" w14:textId="2E6EAF5D" w:rsidR="00BB0AD0" w:rsidDel="00A21693" w:rsidRDefault="00BB0AD0" w:rsidP="00BB0AD0">
      <w:pPr>
        <w:ind w:firstLine="708"/>
        <w:rPr>
          <w:moveFrom w:id="1002" w:author="João Mendes Neto" w:date="2016-11-30T07:53:00Z"/>
          <w:lang w:eastAsia="pt-BR"/>
        </w:rPr>
      </w:pPr>
      <w:moveFrom w:id="1003" w:author="João Mendes Neto" w:date="2016-11-30T07:53:00Z">
        <w:r w:rsidRPr="000E7360" w:rsidDel="00A21693">
          <w:rPr>
            <w:b/>
            <w:lang w:eastAsia="pt-BR"/>
          </w:rPr>
          <w:t>Pré</w:t>
        </w:r>
        <w:r w:rsidDel="00A21693">
          <w:rPr>
            <w:b/>
            <w:lang w:eastAsia="pt-BR"/>
          </w:rPr>
          <w:t xml:space="preserve">: </w:t>
        </w:r>
        <w:r w:rsidDel="00A21693">
          <w:rPr>
            <w:lang w:eastAsia="pt-BR"/>
          </w:rPr>
          <w:t>Estar logado no sistema.</w:t>
        </w:r>
      </w:moveFrom>
    </w:p>
    <w:p w14:paraId="18A6F8FE" w14:textId="68E34DE0" w:rsidR="00BB0AD0" w:rsidRPr="00BB0AD0" w:rsidDel="00A21693" w:rsidRDefault="00BB0AD0" w:rsidP="00BB0AD0">
      <w:pPr>
        <w:ind w:firstLine="708"/>
        <w:rPr>
          <w:moveFrom w:id="1004" w:author="João Mendes Neto" w:date="2016-11-30T07:53:00Z"/>
          <w:b/>
          <w:lang w:eastAsia="pt-BR"/>
        </w:rPr>
      </w:pPr>
      <w:moveFrom w:id="1005" w:author="João Mendes Neto" w:date="2016-11-30T07:53:00Z">
        <w:r w:rsidRPr="00BB0AD0" w:rsidDel="00A21693">
          <w:rPr>
            <w:b/>
            <w:lang w:eastAsia="pt-BR"/>
          </w:rPr>
          <w:t xml:space="preserve">Pós: </w:t>
        </w:r>
        <w:r w:rsidDel="00A21693">
          <w:rPr>
            <w:lang w:eastAsia="pt-BR"/>
          </w:rPr>
          <w:t>Um usuário passa a seguir outro, aumentado a quantidade d</w:t>
        </w:r>
        <w:r w:rsidR="00701911" w:rsidDel="00A21693">
          <w:rPr>
            <w:lang w:eastAsia="pt-BR"/>
          </w:rPr>
          <w:t>e seguidores do usuário seguido, e fazendo com que as ações do usuário seguido apareçam na linha do tempo do usuário que seguiu.</w:t>
        </w:r>
      </w:moveFrom>
    </w:p>
    <w:p w14:paraId="58AAD42E" w14:textId="7E942796" w:rsidR="00D90780" w:rsidDel="00A21693" w:rsidRDefault="00F27D61" w:rsidP="00C35780">
      <w:pPr>
        <w:rPr>
          <w:moveFrom w:id="1006" w:author="João Mendes Neto" w:date="2016-11-30T07:53:00Z"/>
          <w:b/>
          <w:lang w:eastAsia="pt-BR"/>
        </w:rPr>
      </w:pPr>
      <w:moveFrom w:id="1007" w:author="João Mendes Neto" w:date="2016-11-30T07:53:00Z">
        <w:r w:rsidDel="00A21693">
          <w:rPr>
            <w:b/>
            <w:lang w:eastAsia="pt-BR"/>
          </w:rPr>
          <w:t>Fluxo Básico:</w:t>
        </w:r>
      </w:moveFrom>
    </w:p>
    <w:p w14:paraId="2C9AD37C" w14:textId="46910D82" w:rsidR="00F27D61" w:rsidDel="00A21693" w:rsidRDefault="00F27D61" w:rsidP="00F27D61">
      <w:pPr>
        <w:pStyle w:val="PargrafodaLista"/>
        <w:numPr>
          <w:ilvl w:val="0"/>
          <w:numId w:val="24"/>
        </w:numPr>
        <w:rPr>
          <w:moveFrom w:id="1008" w:author="João Mendes Neto" w:date="2016-11-30T07:53:00Z"/>
          <w:lang w:eastAsia="pt-BR"/>
        </w:rPr>
      </w:pPr>
      <w:moveFrom w:id="1009" w:author="João Mendes Neto" w:date="2016-11-30T07:53:00Z">
        <w:r w:rsidDel="00A21693">
          <w:rPr>
            <w:lang w:eastAsia="pt-BR"/>
          </w:rPr>
          <w:t xml:space="preserve">Usuário visita o usuário que pretende seguir e clica na opção </w:t>
        </w:r>
        <w:r w:rsidRPr="003E0E66" w:rsidDel="00A21693">
          <w:rPr>
            <w:lang w:eastAsia="pt-BR"/>
          </w:rPr>
          <w:t>"</w:t>
        </w:r>
        <w:r w:rsidDel="00A21693">
          <w:rPr>
            <w:lang w:eastAsia="pt-BR"/>
          </w:rPr>
          <w:t>seguir</w:t>
        </w:r>
        <w:r w:rsidRPr="003E0E66" w:rsidDel="00A21693">
          <w:rPr>
            <w:lang w:eastAsia="pt-BR"/>
          </w:rPr>
          <w:t>"</w:t>
        </w:r>
        <w:r w:rsidDel="00A21693">
          <w:rPr>
            <w:lang w:eastAsia="pt-BR"/>
          </w:rPr>
          <w:t>.</w:t>
        </w:r>
      </w:moveFrom>
    </w:p>
    <w:p w14:paraId="4AB00FAB" w14:textId="3FC7D46C" w:rsidR="00F27D61" w:rsidDel="00A21693" w:rsidRDefault="00F27D61" w:rsidP="00C35780">
      <w:pPr>
        <w:pStyle w:val="PargrafodaLista"/>
        <w:numPr>
          <w:ilvl w:val="0"/>
          <w:numId w:val="24"/>
        </w:numPr>
        <w:rPr>
          <w:moveFrom w:id="1010" w:author="João Mendes Neto" w:date="2016-11-30T07:53:00Z"/>
          <w:lang w:eastAsia="pt-BR"/>
        </w:rPr>
      </w:pPr>
      <w:moveFrom w:id="1011" w:author="João Mendes Neto" w:date="2016-11-30T07:53:00Z">
        <w:r w:rsidDel="00A21693">
          <w:rPr>
            <w:lang w:eastAsia="pt-BR"/>
          </w:rPr>
          <w:t xml:space="preserve">Sistema registra ação, usuário já pode </w:t>
        </w:r>
        <w:r w:rsidR="00136105" w:rsidDel="00A21693">
          <w:rPr>
            <w:lang w:eastAsia="pt-BR"/>
          </w:rPr>
          <w:t>ver em sua linha do tempo ações</w:t>
        </w:r>
        <w:r w:rsidDel="00A21693">
          <w:rPr>
            <w:lang w:eastAsia="pt-BR"/>
          </w:rPr>
          <w:t xml:space="preserve"> do usuário que está seguindo e caso de uso termina.</w:t>
        </w:r>
      </w:moveFrom>
    </w:p>
    <w:moveFromRangeEnd w:id="998"/>
    <w:p w14:paraId="5F55E1DF" w14:textId="0102ABCE" w:rsidR="00C93797" w:rsidDel="00043551" w:rsidRDefault="00C93797" w:rsidP="00C93797">
      <w:pPr>
        <w:rPr>
          <w:del w:id="1012" w:author="João Mendes Neto" w:date="2016-11-30T08:12:00Z"/>
          <w:lang w:eastAsia="pt-BR"/>
        </w:rPr>
      </w:pPr>
    </w:p>
    <w:p w14:paraId="7CC6FE2D" w14:textId="61EDE144" w:rsidR="00C93797" w:rsidDel="00043551" w:rsidRDefault="00C93797" w:rsidP="00C93797">
      <w:pPr>
        <w:pStyle w:val="Ttulo1"/>
        <w:rPr>
          <w:del w:id="1013" w:author="João Mendes Neto" w:date="2016-11-30T08:12:00Z"/>
          <w:moveFrom w:id="1014" w:author="João Mendes Neto" w:date="2016-11-30T08:10:00Z"/>
        </w:rPr>
      </w:pPr>
      <w:moveFromRangeStart w:id="1015" w:author="João Mendes Neto" w:date="2016-11-30T08:10:00Z" w:name="move468255767"/>
      <w:commentRangeStart w:id="1016"/>
      <w:moveFrom w:id="1017" w:author="João Mendes Neto" w:date="2016-11-30T08:10:00Z">
        <w:del w:id="1018" w:author="João Mendes Neto" w:date="2016-11-30T08:12:00Z">
          <w:r w:rsidDel="00043551">
            <w:delText>Comentar no post</w:delText>
          </w:r>
          <w:commentRangeEnd w:id="1016"/>
          <w:r w:rsidR="00AD1328" w:rsidDel="00043551">
            <w:rPr>
              <w:rStyle w:val="Refdecomentrio"/>
              <w:lang w:eastAsia="en-US"/>
            </w:rPr>
            <w:commentReference w:id="1016"/>
          </w:r>
        </w:del>
      </w:moveFrom>
    </w:p>
    <w:p w14:paraId="79120033" w14:textId="08B5D3DC" w:rsidR="00C93797" w:rsidDel="00043551" w:rsidRDefault="00C93797" w:rsidP="00C93797">
      <w:pPr>
        <w:ind w:left="708"/>
        <w:rPr>
          <w:del w:id="1019" w:author="João Mendes Neto" w:date="2016-11-30T08:12:00Z"/>
          <w:moveFrom w:id="1020" w:author="João Mendes Neto" w:date="2016-11-30T08:10:00Z"/>
          <w:lang w:eastAsia="pt-BR"/>
        </w:rPr>
      </w:pPr>
      <w:moveFrom w:id="1021" w:author="João Mendes Neto" w:date="2016-11-30T08:10:00Z">
        <w:del w:id="1022" w:author="João Mendes Neto" w:date="2016-11-30T08:12:00Z">
          <w:r w:rsidDel="00043551">
            <w:rPr>
              <w:b/>
              <w:lang w:eastAsia="pt-BR"/>
            </w:rPr>
            <w:delText xml:space="preserve">Pré: </w:delText>
          </w:r>
          <w:r w:rsidDel="00043551">
            <w:rPr>
              <w:lang w:eastAsia="pt-BR"/>
            </w:rPr>
            <w:delText xml:space="preserve">Estar </w:delText>
          </w:r>
          <w:r w:rsidR="00D90780" w:rsidDel="00043551">
            <w:rPr>
              <w:lang w:eastAsia="pt-BR"/>
            </w:rPr>
            <w:delText>autenticado no sistema e</w:delText>
          </w:r>
          <w:r w:rsidDel="00043551">
            <w:rPr>
              <w:lang w:eastAsia="pt-BR"/>
            </w:rPr>
            <w:delText xml:space="preserve"> estar seguindo algum outro usuário.</w:delText>
          </w:r>
        </w:del>
      </w:moveFrom>
    </w:p>
    <w:p w14:paraId="429EAE78" w14:textId="1642C468" w:rsidR="00C93797" w:rsidDel="00043551" w:rsidRDefault="00C93797" w:rsidP="00C93797">
      <w:pPr>
        <w:ind w:left="708"/>
        <w:rPr>
          <w:del w:id="1023" w:author="João Mendes Neto" w:date="2016-11-30T08:12:00Z"/>
          <w:moveFrom w:id="1024" w:author="João Mendes Neto" w:date="2016-11-30T08:10:00Z"/>
          <w:lang w:eastAsia="pt-BR"/>
        </w:rPr>
      </w:pPr>
      <w:moveFrom w:id="1025" w:author="João Mendes Neto" w:date="2016-11-30T08:10:00Z">
        <w:del w:id="1026" w:author="João Mendes Neto" w:date="2016-11-30T08:12:00Z">
          <w:r w:rsidDel="00043551">
            <w:rPr>
              <w:b/>
              <w:lang w:eastAsia="pt-BR"/>
            </w:rPr>
            <w:delText>Pós:</w:delText>
          </w:r>
          <w:r w:rsidDel="00043551">
            <w:rPr>
              <w:lang w:eastAsia="pt-BR"/>
            </w:rPr>
            <w:delText xml:space="preserve"> Comentário feito no post estará </w:delText>
          </w:r>
          <w:r w:rsidR="005C4B71" w:rsidDel="00043551">
            <w:rPr>
              <w:lang w:eastAsia="pt-BR"/>
            </w:rPr>
            <w:delText>disponível para outros usuários e aparece na linha de tempo dos seguidores de quem comentou.</w:delText>
          </w:r>
        </w:del>
      </w:moveFrom>
    </w:p>
    <w:p w14:paraId="5C981ADE" w14:textId="567AD657" w:rsidR="00D90780" w:rsidDel="00043551" w:rsidRDefault="00C93797" w:rsidP="00D90780">
      <w:pPr>
        <w:rPr>
          <w:del w:id="1027" w:author="João Mendes Neto" w:date="2016-11-30T08:12:00Z"/>
          <w:moveFrom w:id="1028" w:author="João Mendes Neto" w:date="2016-11-30T08:10:00Z"/>
          <w:lang w:eastAsia="pt-BR"/>
        </w:rPr>
      </w:pPr>
      <w:moveFrom w:id="1029" w:author="João Mendes Neto" w:date="2016-11-30T08:10:00Z">
        <w:del w:id="1030" w:author="João Mendes Neto" w:date="2016-11-30T08:12:00Z">
          <w:r w:rsidDel="00043551">
            <w:rPr>
              <w:b/>
              <w:lang w:eastAsia="pt-BR"/>
            </w:rPr>
            <w:delText>Fluxo</w:delText>
          </w:r>
          <w:r w:rsidR="00D90780" w:rsidDel="00043551">
            <w:rPr>
              <w:b/>
              <w:lang w:eastAsia="pt-BR"/>
            </w:rPr>
            <w:delText xml:space="preserve"> Básico:</w:delText>
          </w:r>
        </w:del>
      </w:moveFrom>
    </w:p>
    <w:p w14:paraId="524B985B" w14:textId="0E1A07E5" w:rsidR="00D90780" w:rsidDel="00043551" w:rsidRDefault="00D90780" w:rsidP="00D90780">
      <w:pPr>
        <w:pStyle w:val="PargrafodaLista"/>
        <w:numPr>
          <w:ilvl w:val="0"/>
          <w:numId w:val="25"/>
        </w:numPr>
        <w:rPr>
          <w:del w:id="1031" w:author="João Mendes Neto" w:date="2016-11-30T08:12:00Z"/>
          <w:moveFrom w:id="1032" w:author="João Mendes Neto" w:date="2016-11-30T08:10:00Z"/>
          <w:lang w:eastAsia="pt-BR"/>
        </w:rPr>
      </w:pPr>
      <w:moveFrom w:id="1033" w:author="João Mendes Neto" w:date="2016-11-30T08:10:00Z">
        <w:del w:id="1034" w:author="João Mendes Neto" w:date="2016-11-30T08:12:00Z">
          <w:r w:rsidDel="00043551">
            <w:rPr>
              <w:lang w:eastAsia="pt-BR"/>
            </w:rPr>
            <w:delText>Usuário escreve no campo e envia o comentário.</w:delText>
          </w:r>
        </w:del>
      </w:moveFrom>
    </w:p>
    <w:p w14:paraId="3920AF81" w14:textId="60116135" w:rsidR="00D90780" w:rsidDel="00043551" w:rsidRDefault="00D90780" w:rsidP="00D90780">
      <w:pPr>
        <w:pStyle w:val="PargrafodaLista"/>
        <w:numPr>
          <w:ilvl w:val="0"/>
          <w:numId w:val="25"/>
        </w:numPr>
        <w:rPr>
          <w:del w:id="1035" w:author="João Mendes Neto" w:date="2016-11-30T08:12:00Z"/>
          <w:moveFrom w:id="1036" w:author="João Mendes Neto" w:date="2016-11-30T08:10:00Z"/>
          <w:lang w:eastAsia="pt-BR"/>
        </w:rPr>
      </w:pPr>
      <w:moveFrom w:id="1037" w:author="João Mendes Neto" w:date="2016-11-30T08:10:00Z">
        <w:del w:id="1038" w:author="João Mendes Neto" w:date="2016-11-30T08:12:00Z">
          <w:r w:rsidDel="00043551">
            <w:rPr>
              <w:lang w:eastAsia="pt-BR"/>
            </w:rPr>
            <w:delText>Sistema registra o comentário, deixando disponível para os demais e caso de uso termina.</w:delText>
          </w:r>
        </w:del>
      </w:moveFrom>
    </w:p>
    <w:p w14:paraId="35F9B68A" w14:textId="15CB1D3A" w:rsidR="007335DC" w:rsidDel="00043551" w:rsidRDefault="007335DC" w:rsidP="00D90780">
      <w:pPr>
        <w:rPr>
          <w:del w:id="1039" w:author="João Mendes Neto" w:date="2016-11-30T08:12:00Z"/>
          <w:moveFrom w:id="1040" w:author="João Mendes Neto" w:date="2016-11-30T08:10:00Z"/>
          <w:lang w:eastAsia="pt-BR"/>
        </w:rPr>
      </w:pPr>
    </w:p>
    <w:moveFromRangeEnd w:id="1015"/>
    <w:p w14:paraId="47DC9B55" w14:textId="2C8DFE26" w:rsidR="007335DC" w:rsidDel="00043551" w:rsidRDefault="007335DC" w:rsidP="007335DC">
      <w:pPr>
        <w:pStyle w:val="Ttulo1"/>
        <w:rPr>
          <w:del w:id="1041" w:author="João Mendes Neto" w:date="2016-11-30T08:12:00Z"/>
        </w:rPr>
      </w:pPr>
      <w:del w:id="1042" w:author="João Mendes Neto" w:date="2016-11-30T08:12:00Z">
        <w:r w:rsidDel="00043551">
          <w:delText>Ver notificações</w:delText>
        </w:r>
      </w:del>
    </w:p>
    <w:p w14:paraId="753FE57D" w14:textId="0A4E4007" w:rsidR="007335DC" w:rsidDel="00043551" w:rsidRDefault="007335DC" w:rsidP="007335DC">
      <w:pPr>
        <w:ind w:left="708"/>
        <w:rPr>
          <w:del w:id="1043" w:author="João Mendes Neto" w:date="2016-11-30T08:12:00Z"/>
          <w:lang w:eastAsia="pt-BR"/>
        </w:rPr>
      </w:pPr>
      <w:del w:id="1044" w:author="João Mendes Neto" w:date="2016-11-30T08:12:00Z">
        <w:r w:rsidDel="00043551">
          <w:rPr>
            <w:b/>
            <w:lang w:eastAsia="pt-BR"/>
          </w:rPr>
          <w:delText xml:space="preserve">Pré: </w:delText>
        </w:r>
        <w:r w:rsidDel="00043551">
          <w:rPr>
            <w:lang w:eastAsia="pt-BR"/>
          </w:rPr>
          <w:delText>Estar autentica</w:delText>
        </w:r>
        <w:r w:rsidR="003B569B" w:rsidDel="00043551">
          <w:rPr>
            <w:lang w:eastAsia="pt-BR"/>
          </w:rPr>
          <w:delText>do no sistema e ter alguma ação positivada ou negativada por outro usuário</w:delText>
        </w:r>
        <w:r w:rsidDel="00043551">
          <w:rPr>
            <w:lang w:eastAsia="pt-BR"/>
          </w:rPr>
          <w:delText>.</w:delText>
        </w:r>
      </w:del>
    </w:p>
    <w:p w14:paraId="2F53F5E8" w14:textId="32128082" w:rsidR="007335DC" w:rsidDel="00043551" w:rsidRDefault="007335DC" w:rsidP="007335DC">
      <w:pPr>
        <w:ind w:left="708"/>
        <w:rPr>
          <w:del w:id="1045" w:author="João Mendes Neto" w:date="2016-11-30T08:12:00Z"/>
          <w:lang w:eastAsia="pt-BR"/>
        </w:rPr>
      </w:pPr>
      <w:commentRangeStart w:id="1046"/>
      <w:del w:id="1047" w:author="João Mendes Neto" w:date="2016-11-30T08:12:00Z">
        <w:r w:rsidDel="00043551">
          <w:rPr>
            <w:b/>
            <w:lang w:eastAsia="pt-BR"/>
          </w:rPr>
          <w:delText>Pós:</w:delText>
        </w:r>
        <w:r w:rsidDel="00043551">
          <w:rPr>
            <w:lang w:eastAsia="pt-BR"/>
          </w:rPr>
          <w:delText xml:space="preserve"> </w:delText>
        </w:r>
      </w:del>
      <w:ins w:id="1048" w:author="João Mendes Lopes Neto" w:date="2016-06-29T11:18:00Z">
        <w:del w:id="1049" w:author="João Mendes Neto" w:date="2016-11-30T08:12:00Z">
          <w:r w:rsidR="006E1FD5" w:rsidDel="00043551">
            <w:rPr>
              <w:lang w:eastAsia="pt-BR"/>
            </w:rPr>
            <w:delText>A quantidade de notificações mostradas no ícone diminui</w:delText>
          </w:r>
        </w:del>
      </w:ins>
      <w:del w:id="1050" w:author="João Mendes Neto" w:date="2016-11-30T08:12:00Z">
        <w:r w:rsidDel="00043551">
          <w:rPr>
            <w:lang w:eastAsia="pt-BR"/>
          </w:rPr>
          <w:delText>Ver notificação.</w:delText>
        </w:r>
        <w:commentRangeEnd w:id="1046"/>
        <w:r w:rsidR="00D81D9B" w:rsidDel="00043551">
          <w:rPr>
            <w:rStyle w:val="Refdecomentrio"/>
          </w:rPr>
          <w:commentReference w:id="1046"/>
        </w:r>
      </w:del>
    </w:p>
    <w:p w14:paraId="430D84BF" w14:textId="37370F9B" w:rsidR="007335DC" w:rsidDel="00043551" w:rsidRDefault="007335DC" w:rsidP="007335DC">
      <w:pPr>
        <w:rPr>
          <w:del w:id="1051" w:author="João Mendes Neto" w:date="2016-11-30T08:12:00Z"/>
          <w:lang w:eastAsia="pt-BR"/>
        </w:rPr>
      </w:pPr>
      <w:del w:id="1052" w:author="João Mendes Neto" w:date="2016-11-30T08:12:00Z">
        <w:r w:rsidDel="00043551">
          <w:rPr>
            <w:b/>
            <w:lang w:eastAsia="pt-BR"/>
          </w:rPr>
          <w:delText>Fluxo Básico:</w:delText>
        </w:r>
      </w:del>
    </w:p>
    <w:p w14:paraId="78AA6774" w14:textId="007F907E" w:rsidR="007335DC" w:rsidDel="00043551" w:rsidRDefault="007335DC" w:rsidP="007335DC">
      <w:pPr>
        <w:pStyle w:val="PargrafodaLista"/>
        <w:numPr>
          <w:ilvl w:val="0"/>
          <w:numId w:val="27"/>
        </w:numPr>
        <w:rPr>
          <w:del w:id="1053" w:author="João Mendes Neto" w:date="2016-11-30T08:12:00Z"/>
          <w:lang w:eastAsia="pt-BR"/>
        </w:rPr>
      </w:pPr>
      <w:del w:id="1054" w:author="João Mendes Neto" w:date="2016-11-30T08:12:00Z">
        <w:r w:rsidDel="00043551">
          <w:rPr>
            <w:lang w:eastAsia="pt-BR"/>
          </w:rPr>
          <w:delText>Usuário clica nas notificações e seleciona uma das notificações.</w:delText>
        </w:r>
      </w:del>
    </w:p>
    <w:p w14:paraId="3C4FC5B3" w14:textId="28872A05" w:rsidR="007335DC" w:rsidDel="00043551" w:rsidRDefault="007335DC" w:rsidP="007335DC">
      <w:pPr>
        <w:pStyle w:val="PargrafodaLista"/>
        <w:numPr>
          <w:ilvl w:val="0"/>
          <w:numId w:val="27"/>
        </w:numPr>
        <w:rPr>
          <w:del w:id="1055" w:author="João Mendes Neto" w:date="2016-11-30T08:12:00Z"/>
          <w:lang w:eastAsia="pt-BR"/>
        </w:rPr>
      </w:pPr>
      <w:del w:id="1056" w:author="João Mendes Neto" w:date="2016-11-30T08:12:00Z">
        <w:r w:rsidDel="00043551">
          <w:rPr>
            <w:lang w:eastAsia="pt-BR"/>
          </w:rPr>
          <w:delText>Usuário é redirecionado ao post e caso de uso termina.</w:delText>
        </w:r>
      </w:del>
    </w:p>
    <w:p w14:paraId="5B6047E8" w14:textId="208940E1" w:rsidR="002D2D6E" w:rsidDel="00BE3B9E" w:rsidRDefault="002D2D6E" w:rsidP="002D2D6E">
      <w:pPr>
        <w:rPr>
          <w:del w:id="1057" w:author="João Mendes Neto" w:date="2016-11-30T07:54:00Z"/>
          <w:lang w:eastAsia="pt-BR"/>
        </w:rPr>
      </w:pPr>
    </w:p>
    <w:p w14:paraId="17B36DFE" w14:textId="70C46CF7" w:rsidR="002D2D6E" w:rsidDel="00BE3B9E" w:rsidRDefault="002D2D6E" w:rsidP="002D2D6E">
      <w:pPr>
        <w:pStyle w:val="Ttulo1"/>
        <w:rPr>
          <w:del w:id="1058" w:author="João Mendes Neto" w:date="2016-11-30T07:54:00Z"/>
        </w:rPr>
      </w:pPr>
      <w:commentRangeStart w:id="1059"/>
      <w:del w:id="1060" w:author="João Mendes Neto" w:date="2016-11-30T07:54:00Z">
        <w:r w:rsidDel="00BE3B9E">
          <w:delText>Sair</w:delText>
        </w:r>
        <w:commentRangeEnd w:id="1059"/>
        <w:r w:rsidR="000A3DC7" w:rsidDel="00BE3B9E">
          <w:rPr>
            <w:rStyle w:val="Refdecomentrio"/>
            <w:lang w:eastAsia="en-US"/>
          </w:rPr>
          <w:commentReference w:id="1059"/>
        </w:r>
      </w:del>
    </w:p>
    <w:p w14:paraId="598F7387" w14:textId="7DDC017C" w:rsidR="002D2D6E" w:rsidDel="00BE3B9E" w:rsidRDefault="002D2D6E" w:rsidP="002D2D6E">
      <w:pPr>
        <w:ind w:left="708"/>
        <w:rPr>
          <w:del w:id="1061" w:author="João Mendes Neto" w:date="2016-11-30T07:54:00Z"/>
          <w:lang w:eastAsia="pt-BR"/>
        </w:rPr>
      </w:pPr>
      <w:del w:id="1062" w:author="João Mendes Neto" w:date="2016-11-30T07:54:00Z">
        <w:r w:rsidDel="00BE3B9E">
          <w:rPr>
            <w:b/>
            <w:lang w:eastAsia="pt-BR"/>
          </w:rPr>
          <w:delText xml:space="preserve">Pré: </w:delText>
        </w:r>
        <w:r w:rsidDel="00BE3B9E">
          <w:rPr>
            <w:lang w:eastAsia="pt-BR"/>
          </w:rPr>
          <w:delText>Estar autenticado no sistema.</w:delText>
        </w:r>
      </w:del>
    </w:p>
    <w:p w14:paraId="6F4FDC1B" w14:textId="4699B039" w:rsidR="002D2D6E" w:rsidDel="00BE3B9E" w:rsidRDefault="002D2D6E" w:rsidP="002D2D6E">
      <w:pPr>
        <w:ind w:left="708"/>
        <w:rPr>
          <w:del w:id="1063" w:author="João Mendes Neto" w:date="2016-11-30T07:54:00Z"/>
          <w:lang w:eastAsia="pt-BR"/>
        </w:rPr>
      </w:pPr>
      <w:del w:id="1064" w:author="João Mendes Neto" w:date="2016-11-30T07:54:00Z">
        <w:r w:rsidDel="00BE3B9E">
          <w:rPr>
            <w:b/>
            <w:lang w:eastAsia="pt-BR"/>
          </w:rPr>
          <w:delText>Pós:</w:delText>
        </w:r>
        <w:r w:rsidDel="00BE3B9E">
          <w:rPr>
            <w:lang w:eastAsia="pt-BR"/>
          </w:rPr>
          <w:delText xml:space="preserve"> Usuário estará deslogado do site.</w:delText>
        </w:r>
      </w:del>
    </w:p>
    <w:p w14:paraId="65BBDE62" w14:textId="530FBF67" w:rsidR="002D2D6E" w:rsidDel="00BE3B9E" w:rsidRDefault="002D2D6E" w:rsidP="002D2D6E">
      <w:pPr>
        <w:rPr>
          <w:del w:id="1065" w:author="João Mendes Neto" w:date="2016-11-30T07:54:00Z"/>
          <w:lang w:eastAsia="pt-BR"/>
        </w:rPr>
      </w:pPr>
      <w:del w:id="1066" w:author="João Mendes Neto" w:date="2016-11-30T07:54:00Z">
        <w:r w:rsidDel="00BE3B9E">
          <w:rPr>
            <w:b/>
            <w:lang w:eastAsia="pt-BR"/>
          </w:rPr>
          <w:delText>Fluxo Básico:</w:delText>
        </w:r>
      </w:del>
    </w:p>
    <w:p w14:paraId="734F4910" w14:textId="2F06E990" w:rsidR="002D2D6E" w:rsidDel="00BE3B9E" w:rsidRDefault="00316DA7" w:rsidP="002D2D6E">
      <w:pPr>
        <w:pStyle w:val="PargrafodaLista"/>
        <w:numPr>
          <w:ilvl w:val="0"/>
          <w:numId w:val="28"/>
        </w:numPr>
        <w:rPr>
          <w:del w:id="1067" w:author="João Mendes Neto" w:date="2016-11-30T07:54:00Z"/>
          <w:lang w:eastAsia="pt-BR"/>
        </w:rPr>
      </w:pPr>
      <w:del w:id="1068" w:author="João Mendes Neto" w:date="2016-11-30T07:54:00Z">
        <w:r w:rsidDel="00BE3B9E">
          <w:rPr>
            <w:lang w:eastAsia="pt-BR"/>
          </w:rPr>
          <w:delText xml:space="preserve">Usuário seleciona a opção </w:delText>
        </w:r>
        <w:r w:rsidR="002D2D6E" w:rsidDel="00BE3B9E">
          <w:rPr>
            <w:lang w:eastAsia="pt-BR"/>
          </w:rPr>
          <w:delText>Sair no menu.</w:delText>
        </w:r>
      </w:del>
    </w:p>
    <w:p w14:paraId="43B2E77E" w14:textId="373AFC60" w:rsidR="00316DA7" w:rsidDel="00750DDF" w:rsidRDefault="002D2D6E" w:rsidP="00316DA7">
      <w:pPr>
        <w:pStyle w:val="PargrafodaLista"/>
        <w:numPr>
          <w:ilvl w:val="0"/>
          <w:numId w:val="28"/>
        </w:numPr>
        <w:rPr>
          <w:del w:id="1069" w:author="João Mendes Neto" w:date="2016-11-30T03:46:00Z"/>
          <w:lang w:eastAsia="pt-BR"/>
        </w:rPr>
      </w:pPr>
      <w:del w:id="1070" w:author="João Mendes Neto" w:date="2016-11-30T07:54:00Z">
        <w:r w:rsidDel="00BE3B9E">
          <w:rPr>
            <w:lang w:eastAsia="pt-BR"/>
          </w:rPr>
          <w:delText>Usuário é deslogado e caso de uso termina.</w:delText>
        </w:r>
      </w:del>
    </w:p>
    <w:p w14:paraId="4167B034" w14:textId="77777777" w:rsidR="00AB1778" w:rsidDel="00750DDF" w:rsidRDefault="00AB1778">
      <w:pPr>
        <w:pStyle w:val="PargrafodaLista"/>
        <w:numPr>
          <w:ilvl w:val="0"/>
          <w:numId w:val="28"/>
        </w:numPr>
        <w:rPr>
          <w:del w:id="1071" w:author="João Mendes Neto" w:date="2016-11-30T03:46:00Z"/>
          <w:lang w:eastAsia="pt-BR"/>
        </w:rPr>
        <w:pPrChange w:id="1072" w:author="João Mendes Neto" w:date="2016-11-30T03:46:00Z">
          <w:pPr>
            <w:pStyle w:val="PargrafodaLista"/>
          </w:pPr>
        </w:pPrChange>
      </w:pPr>
    </w:p>
    <w:p w14:paraId="41DF9627" w14:textId="470B2A64" w:rsidR="00AB1778" w:rsidRPr="00750DDF" w:rsidDel="00750DDF" w:rsidRDefault="00AB1778">
      <w:pPr>
        <w:pStyle w:val="PargrafodaLista"/>
        <w:rPr>
          <w:del w:id="1073" w:author="João Mendes Neto" w:date="2016-11-30T03:46:00Z"/>
          <w:highlight w:val="red"/>
          <w:rPrChange w:id="1074" w:author="João Mendes Neto" w:date="2016-11-30T03:46:00Z">
            <w:rPr>
              <w:del w:id="1075" w:author="João Mendes Neto" w:date="2016-11-30T03:46:00Z"/>
            </w:rPr>
          </w:rPrChange>
        </w:rPr>
        <w:pPrChange w:id="1076" w:author="João Mendes Neto" w:date="2016-11-30T03:46:00Z">
          <w:pPr>
            <w:pStyle w:val="Ttulo1"/>
          </w:pPr>
        </w:pPrChange>
      </w:pPr>
      <w:del w:id="1077" w:author="João Mendes Neto" w:date="2016-11-30T03:46:00Z">
        <w:r w:rsidRPr="00750DDF" w:rsidDel="00750DDF">
          <w:rPr>
            <w:highlight w:val="red"/>
            <w:rPrChange w:id="1078" w:author="João Mendes Neto" w:date="2016-11-30T03:46:00Z">
              <w:rPr/>
            </w:rPrChange>
          </w:rPr>
          <w:delText>Autorizar filme</w:delText>
        </w:r>
      </w:del>
    </w:p>
    <w:p w14:paraId="39903926" w14:textId="1A6BA2B4" w:rsidR="00AB1778" w:rsidRPr="003C0E35" w:rsidDel="00750DDF" w:rsidRDefault="00AB1778">
      <w:pPr>
        <w:pStyle w:val="PargrafodaLista"/>
        <w:rPr>
          <w:del w:id="1079" w:author="João Mendes Neto" w:date="2016-11-30T03:46:00Z"/>
          <w:highlight w:val="red"/>
          <w:lang w:eastAsia="pt-BR"/>
          <w:rPrChange w:id="1080" w:author="João Mendes Neto" w:date="2016-11-21T20:31:00Z">
            <w:rPr>
              <w:del w:id="1081" w:author="João Mendes Neto" w:date="2016-11-30T03:46:00Z"/>
              <w:lang w:eastAsia="pt-BR"/>
            </w:rPr>
          </w:rPrChange>
        </w:rPr>
        <w:pPrChange w:id="1082" w:author="João Mendes Neto" w:date="2016-11-30T03:46:00Z">
          <w:pPr>
            <w:ind w:left="708"/>
          </w:pPr>
        </w:pPrChange>
      </w:pPr>
      <w:del w:id="1083" w:author="João Mendes Neto" w:date="2016-11-30T03:46:00Z">
        <w:r w:rsidRPr="003C0E35" w:rsidDel="00750DDF">
          <w:rPr>
            <w:b/>
            <w:highlight w:val="red"/>
            <w:lang w:eastAsia="pt-BR"/>
            <w:rPrChange w:id="1084" w:author="João Mendes Neto" w:date="2016-11-21T20:31:00Z">
              <w:rPr>
                <w:b/>
                <w:lang w:eastAsia="pt-BR"/>
              </w:rPr>
            </w:rPrChange>
          </w:rPr>
          <w:delText xml:space="preserve">Pré: </w:delText>
        </w:r>
        <w:r w:rsidRPr="003C0E35" w:rsidDel="00750DDF">
          <w:rPr>
            <w:highlight w:val="red"/>
            <w:lang w:eastAsia="pt-BR"/>
            <w:rPrChange w:id="1085" w:author="João Mendes Neto" w:date="2016-11-21T20:31:00Z">
              <w:rPr>
                <w:lang w:eastAsia="pt-BR"/>
              </w:rPr>
            </w:rPrChange>
          </w:rPr>
          <w:delText>Ter filme disponível para autorização.</w:delText>
        </w:r>
      </w:del>
    </w:p>
    <w:p w14:paraId="6CED3E9E" w14:textId="0D079EA9" w:rsidR="00AB1778" w:rsidRPr="003C0E35" w:rsidDel="00750DDF" w:rsidRDefault="00AB1778">
      <w:pPr>
        <w:pStyle w:val="PargrafodaLista"/>
        <w:rPr>
          <w:del w:id="1086" w:author="João Mendes Neto" w:date="2016-11-30T03:46:00Z"/>
          <w:highlight w:val="red"/>
          <w:lang w:eastAsia="pt-BR"/>
          <w:rPrChange w:id="1087" w:author="João Mendes Neto" w:date="2016-11-21T20:31:00Z">
            <w:rPr>
              <w:del w:id="1088" w:author="João Mendes Neto" w:date="2016-11-30T03:46:00Z"/>
              <w:lang w:eastAsia="pt-BR"/>
            </w:rPr>
          </w:rPrChange>
        </w:rPr>
        <w:pPrChange w:id="1089" w:author="João Mendes Neto" w:date="2016-11-30T03:46:00Z">
          <w:pPr>
            <w:ind w:left="708"/>
          </w:pPr>
        </w:pPrChange>
      </w:pPr>
      <w:del w:id="1090" w:author="João Mendes Neto" w:date="2016-11-30T03:46:00Z">
        <w:r w:rsidRPr="003C0E35" w:rsidDel="00750DDF">
          <w:rPr>
            <w:b/>
            <w:highlight w:val="red"/>
            <w:lang w:eastAsia="pt-BR"/>
            <w:rPrChange w:id="1091" w:author="João Mendes Neto" w:date="2016-11-21T20:31:00Z">
              <w:rPr>
                <w:b/>
                <w:lang w:eastAsia="pt-BR"/>
              </w:rPr>
            </w:rPrChange>
          </w:rPr>
          <w:delText>Pós:</w:delText>
        </w:r>
        <w:r w:rsidRPr="003C0E35" w:rsidDel="00750DDF">
          <w:rPr>
            <w:highlight w:val="red"/>
            <w:lang w:eastAsia="pt-BR"/>
            <w:rPrChange w:id="1092" w:author="João Mendes Neto" w:date="2016-11-21T20:31:00Z">
              <w:rPr>
                <w:lang w:eastAsia="pt-BR"/>
              </w:rPr>
            </w:rPrChange>
          </w:rPr>
          <w:delText xml:space="preserve"> </w:delText>
        </w:r>
        <w:commentRangeStart w:id="1093"/>
        <w:r w:rsidRPr="003C0E35" w:rsidDel="00750DDF">
          <w:rPr>
            <w:highlight w:val="red"/>
            <w:lang w:eastAsia="pt-BR"/>
            <w:rPrChange w:id="1094" w:author="João Mendes Neto" w:date="2016-11-21T20:31:00Z">
              <w:rPr>
                <w:lang w:eastAsia="pt-BR"/>
              </w:rPr>
            </w:rPrChange>
          </w:rPr>
          <w:delText>Filme, que antes aguardava autorização, fica disponível para ser avaliado.</w:delText>
        </w:r>
        <w:commentRangeEnd w:id="1093"/>
        <w:r w:rsidR="000A3DC7" w:rsidRPr="003C0E35" w:rsidDel="00750DDF">
          <w:rPr>
            <w:rStyle w:val="Refdecomentrio"/>
            <w:highlight w:val="red"/>
            <w:rPrChange w:id="1095" w:author="João Mendes Neto" w:date="2016-11-21T20:31:00Z">
              <w:rPr>
                <w:rStyle w:val="Refdecomentrio"/>
              </w:rPr>
            </w:rPrChange>
          </w:rPr>
          <w:commentReference w:id="1093"/>
        </w:r>
      </w:del>
      <w:ins w:id="1096" w:author="João Mendes Lopes Neto" w:date="2016-06-29T11:21:00Z">
        <w:del w:id="1097" w:author="João Mendes Neto" w:date="2016-11-30T03:46:00Z">
          <w:r w:rsidR="00703501" w:rsidRPr="003C0E35" w:rsidDel="00750DDF">
            <w:rPr>
              <w:highlight w:val="red"/>
              <w:lang w:eastAsia="pt-BR"/>
              <w:rPrChange w:id="1098" w:author="João Mendes Neto" w:date="2016-11-21T20:31:00Z">
                <w:rPr>
                  <w:lang w:eastAsia="pt-BR"/>
                </w:rPr>
              </w:rPrChange>
            </w:rPr>
            <w:delText>; Usuário que solicitou adição de filme recebe uma notificaç</w:delText>
          </w:r>
        </w:del>
      </w:ins>
      <w:ins w:id="1099" w:author="João Mendes Lopes Neto" w:date="2016-06-29T11:22:00Z">
        <w:del w:id="1100" w:author="João Mendes Neto" w:date="2016-11-30T03:46:00Z">
          <w:r w:rsidR="00703501" w:rsidRPr="003C0E35" w:rsidDel="00750DDF">
            <w:rPr>
              <w:highlight w:val="red"/>
              <w:lang w:eastAsia="pt-BR"/>
              <w:rPrChange w:id="1101" w:author="João Mendes Neto" w:date="2016-11-21T20:31:00Z">
                <w:rPr>
                  <w:lang w:eastAsia="pt-BR"/>
                </w:rPr>
              </w:rPrChange>
            </w:rPr>
            <w:delText>ão como feedback da aprovação ou não do administrador.</w:delText>
          </w:r>
        </w:del>
      </w:ins>
    </w:p>
    <w:p w14:paraId="64882F1A" w14:textId="5AEDA863" w:rsidR="00AB1778" w:rsidRPr="003C0E35" w:rsidDel="00750DDF" w:rsidRDefault="00AB1778">
      <w:pPr>
        <w:pStyle w:val="PargrafodaLista"/>
        <w:rPr>
          <w:del w:id="1102" w:author="João Mendes Neto" w:date="2016-11-30T03:46:00Z"/>
          <w:b/>
          <w:highlight w:val="red"/>
          <w:lang w:eastAsia="pt-BR"/>
          <w:rPrChange w:id="1103" w:author="João Mendes Neto" w:date="2016-11-21T20:31:00Z">
            <w:rPr>
              <w:del w:id="1104" w:author="João Mendes Neto" w:date="2016-11-30T03:46:00Z"/>
              <w:b/>
              <w:lang w:eastAsia="pt-BR"/>
            </w:rPr>
          </w:rPrChange>
        </w:rPr>
        <w:pPrChange w:id="1105" w:author="João Mendes Neto" w:date="2016-11-30T03:46:00Z">
          <w:pPr/>
        </w:pPrChange>
      </w:pPr>
      <w:del w:id="1106" w:author="João Mendes Neto" w:date="2016-11-30T03:46:00Z">
        <w:r w:rsidRPr="003C0E35" w:rsidDel="00750DDF">
          <w:rPr>
            <w:b/>
            <w:highlight w:val="red"/>
            <w:lang w:eastAsia="pt-BR"/>
            <w:rPrChange w:id="1107" w:author="João Mendes Neto" w:date="2016-11-21T20:31:00Z">
              <w:rPr>
                <w:b/>
                <w:lang w:eastAsia="pt-BR"/>
              </w:rPr>
            </w:rPrChange>
          </w:rPr>
          <w:delText>Fluxo Básico:</w:delText>
        </w:r>
      </w:del>
    </w:p>
    <w:p w14:paraId="5783F473" w14:textId="25897F59" w:rsidR="00AB1778" w:rsidRPr="003C0E35" w:rsidDel="00750DDF" w:rsidRDefault="00AB1778">
      <w:pPr>
        <w:pStyle w:val="PargrafodaLista"/>
        <w:rPr>
          <w:del w:id="1108" w:author="João Mendes Neto" w:date="2016-11-30T03:46:00Z"/>
          <w:highlight w:val="red"/>
          <w:lang w:eastAsia="pt-BR"/>
          <w:rPrChange w:id="1109" w:author="João Mendes Neto" w:date="2016-11-21T20:31:00Z">
            <w:rPr>
              <w:del w:id="1110" w:author="João Mendes Neto" w:date="2016-11-30T03:46:00Z"/>
              <w:lang w:eastAsia="pt-BR"/>
            </w:rPr>
          </w:rPrChange>
        </w:rPr>
        <w:pPrChange w:id="1111" w:author="João Mendes Neto" w:date="2016-11-30T03:46:00Z">
          <w:pPr>
            <w:pStyle w:val="PargrafodaLista"/>
            <w:numPr>
              <w:ilvl w:val="3"/>
              <w:numId w:val="28"/>
            </w:numPr>
            <w:ind w:left="753" w:hanging="327"/>
          </w:pPr>
        </w:pPrChange>
      </w:pPr>
      <w:del w:id="1112" w:author="João Mendes Neto" w:date="2016-11-30T03:46:00Z">
        <w:r w:rsidRPr="003C0E35" w:rsidDel="00750DDF">
          <w:rPr>
            <w:highlight w:val="red"/>
            <w:lang w:eastAsia="pt-BR"/>
            <w:rPrChange w:id="1113" w:author="João Mendes Neto" w:date="2016-11-21T20:31:00Z">
              <w:rPr>
                <w:lang w:eastAsia="pt-BR"/>
              </w:rPr>
            </w:rPrChange>
          </w:rPr>
          <w:delText xml:space="preserve">Usuário </w:delText>
        </w:r>
        <w:commentRangeStart w:id="1114"/>
        <w:r w:rsidRPr="003C0E35" w:rsidDel="00750DDF">
          <w:rPr>
            <w:highlight w:val="red"/>
            <w:lang w:eastAsia="pt-BR"/>
            <w:rPrChange w:id="1115" w:author="João Mendes Neto" w:date="2016-11-21T20:31:00Z">
              <w:rPr>
                <w:lang w:eastAsia="pt-BR"/>
              </w:rPr>
            </w:rPrChange>
          </w:rPr>
          <w:delText xml:space="preserve">alimentador </w:delText>
        </w:r>
      </w:del>
      <w:commentRangeEnd w:id="1114"/>
      <w:ins w:id="1116" w:author="João Mendes Lopes Neto" w:date="2016-06-29T11:38:00Z">
        <w:del w:id="1117" w:author="João Mendes Neto" w:date="2016-11-30T03:46:00Z">
          <w:r w:rsidR="00D12A49" w:rsidRPr="003C0E35" w:rsidDel="00750DDF">
            <w:rPr>
              <w:highlight w:val="red"/>
              <w:lang w:eastAsia="pt-BR"/>
              <w:rPrChange w:id="1118" w:author="João Mendes Neto" w:date="2016-11-21T20:31:00Z">
                <w:rPr>
                  <w:lang w:eastAsia="pt-BR"/>
                </w:rPr>
              </w:rPrChange>
            </w:rPr>
            <w:delText xml:space="preserve">administrador </w:delText>
          </w:r>
        </w:del>
      </w:ins>
      <w:del w:id="1119" w:author="João Mendes Neto" w:date="2016-11-30T03:46:00Z">
        <w:r w:rsidR="000A3DC7" w:rsidRPr="003C0E35" w:rsidDel="00750DDF">
          <w:rPr>
            <w:rStyle w:val="Refdecomentrio"/>
            <w:highlight w:val="red"/>
            <w:rPrChange w:id="1120" w:author="João Mendes Neto" w:date="2016-11-21T20:31:00Z">
              <w:rPr>
                <w:rStyle w:val="Refdecomentrio"/>
              </w:rPr>
            </w:rPrChange>
          </w:rPr>
          <w:commentReference w:id="1114"/>
        </w:r>
        <w:r w:rsidRPr="003C0E35" w:rsidDel="00750DDF">
          <w:rPr>
            <w:highlight w:val="red"/>
            <w:lang w:eastAsia="pt-BR"/>
            <w:rPrChange w:id="1121" w:author="João Mendes Neto" w:date="2016-11-21T20:31:00Z">
              <w:rPr>
                <w:lang w:eastAsia="pt-BR"/>
              </w:rPr>
            </w:rPrChange>
          </w:rPr>
          <w:delText>visualiza informações do filme, e permite a adição do filme no sistema</w:delText>
        </w:r>
      </w:del>
    </w:p>
    <w:p w14:paraId="7C45D137" w14:textId="3761BCDB" w:rsidR="00316DA7" w:rsidRPr="003C0E35" w:rsidDel="00750DDF" w:rsidRDefault="00AD07C0">
      <w:pPr>
        <w:pStyle w:val="PargrafodaLista"/>
        <w:rPr>
          <w:del w:id="1122" w:author="João Mendes Neto" w:date="2016-11-30T03:46:00Z"/>
          <w:highlight w:val="red"/>
          <w:lang w:eastAsia="pt-BR"/>
          <w:rPrChange w:id="1123" w:author="João Mendes Neto" w:date="2016-11-21T20:31:00Z">
            <w:rPr>
              <w:del w:id="1124" w:author="João Mendes Neto" w:date="2016-11-30T03:46:00Z"/>
              <w:lang w:eastAsia="pt-BR"/>
            </w:rPr>
          </w:rPrChange>
        </w:rPr>
        <w:pPrChange w:id="1125" w:author="João Mendes Neto" w:date="2016-11-30T03:46:00Z">
          <w:pPr>
            <w:pStyle w:val="PargrafodaLista"/>
            <w:numPr>
              <w:ilvl w:val="3"/>
              <w:numId w:val="28"/>
            </w:numPr>
            <w:ind w:left="753" w:hanging="327"/>
          </w:pPr>
        </w:pPrChange>
      </w:pPr>
      <w:del w:id="1126" w:author="João Mendes Neto" w:date="2016-11-30T03:46:00Z">
        <w:r w:rsidRPr="003C0E35" w:rsidDel="00750DDF">
          <w:rPr>
            <w:highlight w:val="red"/>
            <w:lang w:eastAsia="pt-BR"/>
            <w:rPrChange w:id="1127" w:author="João Mendes Neto" w:date="2016-11-21T20:31:00Z">
              <w:rPr>
                <w:lang w:eastAsia="pt-BR"/>
              </w:rPr>
            </w:rPrChange>
          </w:rPr>
          <w:delText>Filme fica disponível para avaliação no sistema e caso de uso termina</w:delText>
        </w:r>
        <w:r w:rsidR="00AB1778" w:rsidRPr="003C0E35" w:rsidDel="00750DDF">
          <w:rPr>
            <w:highlight w:val="red"/>
            <w:lang w:eastAsia="pt-BR"/>
            <w:rPrChange w:id="1128" w:author="João Mendes Neto" w:date="2016-11-21T20:31:00Z">
              <w:rPr>
                <w:lang w:eastAsia="pt-BR"/>
              </w:rPr>
            </w:rPrChange>
          </w:rPr>
          <w:delText>.</w:delText>
        </w:r>
      </w:del>
    </w:p>
    <w:p w14:paraId="1D782B56" w14:textId="3B96E0B2" w:rsidR="00B43763" w:rsidRPr="003C0E35" w:rsidDel="00750DDF" w:rsidRDefault="00B43763">
      <w:pPr>
        <w:pStyle w:val="PargrafodaLista"/>
        <w:rPr>
          <w:del w:id="1129" w:author="João Mendes Neto" w:date="2016-11-30T03:46:00Z"/>
          <w:highlight w:val="red"/>
          <w:lang w:eastAsia="pt-BR"/>
          <w:rPrChange w:id="1130" w:author="João Mendes Neto" w:date="2016-11-21T20:31:00Z">
            <w:rPr>
              <w:del w:id="1131" w:author="João Mendes Neto" w:date="2016-11-30T03:46:00Z"/>
              <w:lang w:eastAsia="pt-BR"/>
            </w:rPr>
          </w:rPrChange>
        </w:rPr>
        <w:pPrChange w:id="1132" w:author="João Mendes Neto" w:date="2016-11-30T03:46:00Z">
          <w:pPr>
            <w:pStyle w:val="PargrafodaLista"/>
            <w:ind w:left="753"/>
          </w:pPr>
        </w:pPrChange>
      </w:pPr>
    </w:p>
    <w:p w14:paraId="26233B90" w14:textId="3B26D328" w:rsidR="00B43763" w:rsidRPr="003C0E35" w:rsidDel="00750DDF" w:rsidRDefault="00B43763">
      <w:pPr>
        <w:pStyle w:val="PargrafodaLista"/>
        <w:rPr>
          <w:del w:id="1133" w:author="João Mendes Neto" w:date="2016-11-30T03:46:00Z"/>
          <w:highlight w:val="red"/>
          <w:rPrChange w:id="1134" w:author="João Mendes Neto" w:date="2016-11-21T20:31:00Z">
            <w:rPr>
              <w:del w:id="1135" w:author="João Mendes Neto" w:date="2016-11-30T03:46:00Z"/>
            </w:rPr>
          </w:rPrChange>
        </w:rPr>
      </w:pPr>
      <w:del w:id="1136" w:author="João Mendes Neto" w:date="2016-11-30T03:46:00Z">
        <w:r w:rsidRPr="003C0E35" w:rsidDel="00750DDF">
          <w:rPr>
            <w:b/>
            <w:highlight w:val="red"/>
            <w:rPrChange w:id="1137" w:author="João Mendes Neto" w:date="2016-11-21T20:31:00Z">
              <w:rPr>
                <w:b/>
              </w:rPr>
            </w:rPrChange>
          </w:rPr>
          <w:delText xml:space="preserve">Fluxo alternativo (1): </w:delText>
        </w:r>
        <w:r w:rsidRPr="003C0E35" w:rsidDel="00750DDF">
          <w:rPr>
            <w:highlight w:val="red"/>
            <w:rPrChange w:id="1138" w:author="João Mendes Neto" w:date="2016-11-21T20:31:00Z">
              <w:rPr/>
            </w:rPrChange>
          </w:rPr>
          <w:delText>O usuário não permite adição do filme por informações não serem verídicas.</w:delText>
        </w:r>
      </w:del>
    </w:p>
    <w:p w14:paraId="30B0DB6E" w14:textId="4F3C6ED4" w:rsidR="002A2471" w:rsidDel="00750DDF" w:rsidRDefault="00B43763">
      <w:pPr>
        <w:pStyle w:val="PargrafodaLista"/>
        <w:rPr>
          <w:del w:id="1139" w:author="João Mendes Neto" w:date="2016-11-30T03:46:00Z"/>
        </w:rPr>
        <w:pPrChange w:id="1140" w:author="João Mendes Neto" w:date="2016-11-30T03:46:00Z">
          <w:pPr>
            <w:jc w:val="left"/>
          </w:pPr>
        </w:pPrChange>
      </w:pPr>
      <w:del w:id="1141" w:author="João Mendes Neto" w:date="2016-11-30T03:46:00Z">
        <w:r w:rsidRPr="003C0E35" w:rsidDel="00750DDF">
          <w:rPr>
            <w:b/>
            <w:highlight w:val="red"/>
            <w:rPrChange w:id="1142" w:author="João Mendes Neto" w:date="2016-11-21T20:31:00Z">
              <w:rPr>
                <w:b/>
              </w:rPr>
            </w:rPrChange>
          </w:rPr>
          <w:tab/>
        </w:r>
        <w:r w:rsidRPr="003C0E35" w:rsidDel="00750DDF">
          <w:rPr>
            <w:highlight w:val="red"/>
            <w:rPrChange w:id="1143" w:author="João Mendes Neto" w:date="2016-11-21T20:31:00Z">
              <w:rPr/>
            </w:rPrChange>
          </w:rPr>
          <w:delText>O usuário que solicitou a adição recebe uma notificação informando que a sua solicitação foi negada com um texto do usuário administrador explicando o motivo da não-adição.</w:delText>
        </w:r>
        <w:r w:rsidDel="00750DDF">
          <w:delText xml:space="preserve"> </w:delText>
        </w:r>
      </w:del>
    </w:p>
    <w:p w14:paraId="08AEE814" w14:textId="77777777" w:rsidR="008C4632" w:rsidRDefault="008C4632">
      <w:pPr>
        <w:pStyle w:val="PargrafodaLista"/>
        <w:ind w:left="709"/>
        <w:rPr>
          <w:ins w:id="1144" w:author="João Mendes Neto" w:date="2016-10-31T03:23:00Z"/>
          <w:lang w:eastAsia="pt-BR"/>
        </w:rPr>
        <w:pPrChange w:id="1145" w:author="João Mendes Neto" w:date="2016-10-31T03:11:00Z">
          <w:pPr>
            <w:pStyle w:val="PargrafodaLista"/>
            <w:ind w:left="753"/>
          </w:pPr>
        </w:pPrChange>
      </w:pPr>
    </w:p>
    <w:p w14:paraId="5124A8DA" w14:textId="77777777" w:rsidR="00550D09" w:rsidRDefault="00550D09">
      <w:pPr>
        <w:pStyle w:val="PargrafodaLista"/>
        <w:ind w:left="709"/>
        <w:rPr>
          <w:ins w:id="1146" w:author="João Mendes Neto" w:date="2016-10-31T03:03:00Z"/>
          <w:lang w:eastAsia="pt-BR"/>
        </w:rPr>
        <w:pPrChange w:id="1147" w:author="João Mendes Neto" w:date="2016-10-31T03:11:00Z">
          <w:pPr>
            <w:pStyle w:val="PargrafodaLista"/>
            <w:ind w:left="753"/>
          </w:pPr>
        </w:pPrChange>
      </w:pPr>
    </w:p>
    <w:p w14:paraId="6426FC6E" w14:textId="77777777" w:rsidR="00F803CA" w:rsidRDefault="00F803CA">
      <w:pPr>
        <w:pStyle w:val="PargrafodaLista"/>
        <w:rPr>
          <w:ins w:id="1148" w:author="João Mendes Lopes Neto" w:date="2016-06-29T11:24:00Z"/>
          <w:noProof/>
          <w:lang w:eastAsia="pt-BR"/>
        </w:rPr>
        <w:pPrChange w:id="1149" w:author="João Mendes Lopes Neto" w:date="2016-06-29T11:24:00Z">
          <w:pPr>
            <w:jc w:val="left"/>
          </w:pPr>
        </w:pPrChange>
      </w:pPr>
      <w:ins w:id="1150" w:author="João Mendes Lopes Neto" w:date="2016-06-29T11:24:00Z">
        <w:r>
          <w:rPr>
            <w:noProof/>
            <w:lang w:eastAsia="pt-BR"/>
          </w:rPr>
          <w:br w:type="page"/>
        </w:r>
      </w:ins>
    </w:p>
    <w:p w14:paraId="75DFA212" w14:textId="49456919" w:rsidR="003C5339" w:rsidRPr="003C5339" w:rsidRDefault="003C5339">
      <w:pPr>
        <w:pStyle w:val="PargrafodaLista"/>
        <w:jc w:val="center"/>
        <w:rPr>
          <w:ins w:id="1151" w:author="João Mendes Lopes Neto" w:date="2016-06-29T11:25:00Z"/>
          <w:noProof/>
          <w:sz w:val="28"/>
          <w:lang w:eastAsia="pt-BR"/>
          <w:rPrChange w:id="1152" w:author="João Mendes Lopes Neto" w:date="2016-06-29T11:25:00Z">
            <w:rPr>
              <w:ins w:id="1153" w:author="João Mendes Lopes Neto" w:date="2016-06-29T11:25:00Z"/>
              <w:noProof/>
              <w:lang w:eastAsia="pt-BR"/>
            </w:rPr>
          </w:rPrChange>
        </w:rPr>
      </w:pPr>
      <w:ins w:id="1154" w:author="João Mendes Lopes Neto" w:date="2016-06-29T11:25:00Z">
        <w:r w:rsidRPr="003C5339">
          <w:rPr>
            <w:noProof/>
            <w:sz w:val="28"/>
            <w:lang w:eastAsia="pt-BR"/>
            <w:rPrChange w:id="1155" w:author="João Mendes Lopes Neto" w:date="2016-06-29T11:25:00Z">
              <w:rPr>
                <w:noProof/>
                <w:lang w:eastAsia="pt-BR"/>
              </w:rPr>
            </w:rPrChange>
          </w:rPr>
          <w:lastRenderedPageBreak/>
          <w:t>Diagramas de atividades</w:t>
        </w:r>
      </w:ins>
    </w:p>
    <w:p w14:paraId="1F598B65" w14:textId="77777777" w:rsidR="003C5339" w:rsidRDefault="003C5339">
      <w:pPr>
        <w:pStyle w:val="PargrafodaLista"/>
        <w:jc w:val="left"/>
        <w:rPr>
          <w:ins w:id="1156" w:author="João Mendes Lopes Neto" w:date="2016-06-29T11:25:00Z"/>
          <w:noProof/>
          <w:lang w:eastAsia="pt-BR"/>
        </w:rPr>
        <w:pPrChange w:id="1157" w:author="João Mendes Lopes Neto" w:date="2016-06-29T11:24:00Z">
          <w:pPr>
            <w:pStyle w:val="PargrafodaLista"/>
            <w:jc w:val="center"/>
          </w:pPr>
        </w:pPrChange>
      </w:pPr>
    </w:p>
    <w:p w14:paraId="50BC0901" w14:textId="77777777" w:rsidR="00312592" w:rsidRDefault="00F803CA">
      <w:pPr>
        <w:pStyle w:val="PargrafodaLista"/>
        <w:jc w:val="left"/>
        <w:rPr>
          <w:ins w:id="1158" w:author="João Mendes Lopes Neto" w:date="2016-06-29T11:32:00Z"/>
          <w:noProof/>
          <w:lang w:eastAsia="pt-BR"/>
        </w:rPr>
        <w:pPrChange w:id="1159" w:author="João Mendes Lopes Neto" w:date="2016-06-29T11:24:00Z">
          <w:pPr>
            <w:pStyle w:val="PargrafodaLista"/>
            <w:jc w:val="center"/>
          </w:pPr>
        </w:pPrChange>
      </w:pPr>
      <w:ins w:id="1160" w:author="João Mendes Lopes Neto" w:date="2016-06-29T11:24:00Z">
        <w:r>
          <w:rPr>
            <w:noProof/>
            <w:lang w:eastAsia="pt-BR"/>
          </w:rPr>
          <w:t>Adicionar filme</w:t>
        </w:r>
      </w:ins>
    </w:p>
    <w:p w14:paraId="5BBA1942" w14:textId="77777777" w:rsidR="00312592" w:rsidRDefault="00312592">
      <w:pPr>
        <w:pStyle w:val="PargrafodaLista"/>
        <w:jc w:val="left"/>
        <w:rPr>
          <w:ins w:id="1161" w:author="João Mendes Lopes Neto" w:date="2016-06-29T11:32:00Z"/>
          <w:noProof/>
          <w:lang w:eastAsia="pt-BR"/>
        </w:rPr>
        <w:pPrChange w:id="1162" w:author="João Mendes Lopes Neto" w:date="2016-06-29T11:24:00Z">
          <w:pPr>
            <w:pStyle w:val="PargrafodaLista"/>
            <w:jc w:val="center"/>
          </w:pPr>
        </w:pPrChange>
      </w:pPr>
    </w:p>
    <w:p w14:paraId="4188DF92" w14:textId="440F3D01" w:rsidR="00F803CA" w:rsidRDefault="00312592" w:rsidP="00312592">
      <w:pPr>
        <w:pStyle w:val="PargrafodaLista"/>
        <w:jc w:val="center"/>
        <w:rPr>
          <w:ins w:id="1163" w:author="João Mendes Lopes Neto" w:date="2016-06-29T11:24:00Z"/>
          <w:noProof/>
          <w:lang w:eastAsia="pt-BR"/>
        </w:rPr>
      </w:pPr>
      <w:ins w:id="1164" w:author="João Mendes Lopes Neto" w:date="2016-06-29T11:31:00Z">
        <w:r w:rsidRPr="00312592">
          <w:rPr>
            <w:noProof/>
            <w:lang w:eastAsia="pt-BR"/>
          </w:rPr>
          <w:drawing>
            <wp:inline distT="0" distB="0" distL="0" distR="0" wp14:anchorId="3E9EA209" wp14:editId="6E14711C">
              <wp:extent cx="3267075" cy="6124575"/>
              <wp:effectExtent l="0" t="0" r="9525" b="9525"/>
              <wp:docPr id="4" name="Imagem 4" descr="C:\Users\20141011110018\Downloads\Adicionar film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20141011110018\Downloads\Adicionar filme.png"/>
                      <pic:cNvPicPr>
                        <a:picLocks noChangeAspect="1" noChangeArrowheads="1"/>
                      </pic:cNvPicPr>
                    </pic:nvPicPr>
                    <pic:blipFill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267075" cy="6124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6AEF8BA" w14:textId="77777777" w:rsidR="00F803CA" w:rsidRDefault="00F803CA" w:rsidP="00091811">
      <w:pPr>
        <w:pStyle w:val="PargrafodaLista"/>
        <w:jc w:val="center"/>
        <w:rPr>
          <w:ins w:id="1165" w:author="João Mendes Lopes Neto" w:date="2016-06-29T11:24:00Z"/>
          <w:noProof/>
          <w:lang w:eastAsia="pt-BR"/>
        </w:rPr>
      </w:pPr>
    </w:p>
    <w:p w14:paraId="4CAA6440" w14:textId="38B21C7B" w:rsidR="00F803CA" w:rsidRDefault="00A87106" w:rsidP="00091811">
      <w:pPr>
        <w:pStyle w:val="PargrafodaLista"/>
        <w:jc w:val="center"/>
        <w:rPr>
          <w:ins w:id="1166" w:author="João Mendes Lopes Neto" w:date="2016-06-29T11:24:00Z"/>
          <w:noProof/>
          <w:lang w:eastAsia="pt-BR"/>
        </w:rPr>
      </w:pPr>
      <w:commentRangeStart w:id="1167"/>
      <w:del w:id="1168" w:author="João Mendes Lopes Neto" w:date="2016-06-29T11:31:00Z">
        <w:r w:rsidDel="00312592">
          <w:rPr>
            <w:noProof/>
            <w:lang w:eastAsia="pt-BR"/>
          </w:rPr>
          <w:drawing>
            <wp:inline distT="0" distB="0" distL="0" distR="0" wp14:anchorId="09D63323" wp14:editId="23FB62B1">
              <wp:extent cx="3265805" cy="7552690"/>
              <wp:effectExtent l="0" t="0" r="0" b="0"/>
              <wp:docPr id="8" name="Imagem 8" descr="C:\Users\20141011110263\Downloads\13296246_843899859076855_1554169372_n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C:\Users\20141011110263\Downloads\13296246_843899859076855_1554169372_n.png"/>
                      <pic:cNvPicPr>
                        <a:picLocks noChangeAspect="1" noChangeArrowheads="1"/>
                      </pic:cNvPicPr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265805" cy="7552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commentRangeEnd w:id="1167"/>
      <w:r w:rsidR="00BE0300">
        <w:rPr>
          <w:rStyle w:val="Refdecomentrio"/>
        </w:rPr>
        <w:commentReference w:id="1167"/>
      </w:r>
    </w:p>
    <w:p w14:paraId="634BB5FD" w14:textId="77777777" w:rsidR="00F803CA" w:rsidRDefault="00F803CA">
      <w:pPr>
        <w:jc w:val="left"/>
        <w:rPr>
          <w:ins w:id="1169" w:author="João Mendes Lopes Neto" w:date="2016-06-29T11:24:00Z"/>
          <w:noProof/>
          <w:lang w:eastAsia="pt-BR"/>
        </w:rPr>
      </w:pPr>
      <w:ins w:id="1170" w:author="João Mendes Lopes Neto" w:date="2016-06-29T11:24:00Z">
        <w:r>
          <w:rPr>
            <w:noProof/>
            <w:lang w:eastAsia="pt-BR"/>
          </w:rPr>
          <w:br w:type="page"/>
        </w:r>
      </w:ins>
    </w:p>
    <w:p w14:paraId="0BDED5D1" w14:textId="3FD4D712" w:rsidR="00A87106" w:rsidRDefault="00F803CA">
      <w:pPr>
        <w:pStyle w:val="PargrafodaLista"/>
        <w:jc w:val="left"/>
        <w:rPr>
          <w:noProof/>
          <w:lang w:eastAsia="pt-BR"/>
        </w:rPr>
        <w:pPrChange w:id="1171" w:author="João Mendes Lopes Neto" w:date="2016-06-29T11:24:00Z">
          <w:pPr>
            <w:pStyle w:val="PargrafodaLista"/>
            <w:jc w:val="center"/>
          </w:pPr>
        </w:pPrChange>
      </w:pPr>
      <w:ins w:id="1172" w:author="João Mendes Lopes Neto" w:date="2016-06-29T11:23:00Z">
        <w:r>
          <w:rPr>
            <w:noProof/>
            <w:lang w:eastAsia="pt-BR"/>
          </w:rPr>
          <w:lastRenderedPageBreak/>
          <w:t>Comentar filme</w:t>
        </w:r>
      </w:ins>
      <w:commentRangeStart w:id="1173"/>
      <w:r w:rsidR="00E4718B" w:rsidRPr="00E4718B">
        <w:rPr>
          <w:noProof/>
          <w:lang w:eastAsia="pt-BR"/>
        </w:rPr>
        <w:drawing>
          <wp:inline distT="0" distB="0" distL="0" distR="0" wp14:anchorId="04152195" wp14:editId="39B5F41F">
            <wp:extent cx="5076825" cy="6886575"/>
            <wp:effectExtent l="0" t="0" r="9525" b="9525"/>
            <wp:docPr id="2" name="Imagem 2" descr="C:\Users\JoãoMendes\Documents\IFRN\3º ano\Projeto Integrador\FINAL DO 1º BIM\Casosdeusos\Comentar fil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ãoMendes\Documents\IFRN\3º ano\Projeto Integrador\FINAL DO 1º BIM\Casosdeusos\Comentar film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173"/>
      <w:r w:rsidR="00BE0300">
        <w:rPr>
          <w:rStyle w:val="Refdecomentrio"/>
        </w:rPr>
        <w:commentReference w:id="1173"/>
      </w:r>
    </w:p>
    <w:p w14:paraId="7E06FD10" w14:textId="77777777" w:rsidR="00F803CA" w:rsidRDefault="00F803CA">
      <w:pPr>
        <w:jc w:val="left"/>
        <w:rPr>
          <w:ins w:id="1174" w:author="João Mendes Lopes Neto" w:date="2016-06-29T11:25:00Z"/>
          <w:noProof/>
          <w:lang w:eastAsia="pt-BR"/>
        </w:rPr>
      </w:pPr>
      <w:ins w:id="1175" w:author="João Mendes Lopes Neto" w:date="2016-06-29T11:25:00Z">
        <w:r>
          <w:rPr>
            <w:noProof/>
            <w:lang w:eastAsia="pt-BR"/>
          </w:rPr>
          <w:br w:type="page"/>
        </w:r>
      </w:ins>
    </w:p>
    <w:p w14:paraId="4F8D719F" w14:textId="1DC73347" w:rsidR="00F803CA" w:rsidRDefault="00F803CA" w:rsidP="00A87106">
      <w:pPr>
        <w:pStyle w:val="PargrafodaLista"/>
        <w:rPr>
          <w:ins w:id="1176" w:author="João Mendes Lopes Neto" w:date="2016-06-29T11:25:00Z"/>
          <w:noProof/>
          <w:lang w:eastAsia="pt-BR"/>
        </w:rPr>
      </w:pPr>
      <w:ins w:id="1177" w:author="João Mendes Lopes Neto" w:date="2016-06-29T11:24:00Z">
        <w:r>
          <w:rPr>
            <w:noProof/>
            <w:lang w:eastAsia="pt-BR"/>
          </w:rPr>
          <w:lastRenderedPageBreak/>
          <w:t>Positivar ou negativar coment</w:t>
        </w:r>
      </w:ins>
      <w:ins w:id="1178" w:author="João Mendes Lopes Neto" w:date="2016-06-29T11:25:00Z">
        <w:r>
          <w:rPr>
            <w:noProof/>
            <w:lang w:eastAsia="pt-BR"/>
          </w:rPr>
          <w:t>ário</w:t>
        </w:r>
      </w:ins>
    </w:p>
    <w:p w14:paraId="7EBD7802" w14:textId="004CCFA9" w:rsidR="00E4718B" w:rsidRDefault="00E4718B" w:rsidP="00A87106">
      <w:pPr>
        <w:pStyle w:val="PargrafodaLista"/>
        <w:rPr>
          <w:lang w:eastAsia="pt-BR"/>
        </w:rPr>
      </w:pPr>
      <w:commentRangeStart w:id="1179"/>
      <w:r w:rsidRPr="00E4718B">
        <w:rPr>
          <w:noProof/>
          <w:lang w:eastAsia="pt-BR"/>
        </w:rPr>
        <w:drawing>
          <wp:inline distT="0" distB="0" distL="0" distR="0" wp14:anchorId="14631C6F" wp14:editId="394699A1">
            <wp:extent cx="5076825" cy="6886575"/>
            <wp:effectExtent l="0" t="0" r="9525" b="9525"/>
            <wp:docPr id="3" name="Imagem 3" descr="C:\Users\JoãoMendes\Documents\IFRN\3º ano\Projeto Integrador\FINAL DO 1º BIM\Casosdeusos\Positivar ou negativar comentá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ãoMendes\Documents\IFRN\3º ano\Projeto Integrador\FINAL DO 1º BIM\Casosdeusos\Positivar ou negativar comentári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179"/>
      <w:r w:rsidR="00BE0300">
        <w:rPr>
          <w:rStyle w:val="Refdecomentrio"/>
        </w:rPr>
        <w:commentReference w:id="1179"/>
      </w:r>
    </w:p>
    <w:sectPr w:rsidR="00E471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1" w:author="Alexandre Lima" w:date="2016-06-20T19:19:00Z" w:initials="AL">
    <w:p w14:paraId="54A5ACB0" w14:textId="77777777" w:rsidR="006A7CEA" w:rsidRDefault="006A7CEA" w:rsidP="006A7CEA">
      <w:pPr>
        <w:pStyle w:val="Textodecomentrio"/>
      </w:pPr>
      <w:r>
        <w:rPr>
          <w:rStyle w:val="Refdecomentrio"/>
        </w:rPr>
        <w:annotationRef/>
      </w:r>
      <w:r>
        <w:t>Não é pré-condição para este caso de uso. PERGUNTAR O PORQUÊ</w:t>
      </w:r>
    </w:p>
  </w:comment>
  <w:comment w:id="69" w:author="Alexandre Lima" w:date="2016-06-20T19:35:00Z" w:initials="AL">
    <w:p w14:paraId="00957C67" w14:textId="77777777" w:rsidR="00BE3B9E" w:rsidRDefault="00BE3B9E" w:rsidP="00BE3B9E">
      <w:pPr>
        <w:pStyle w:val="Textodecomentrio"/>
      </w:pPr>
      <w:r>
        <w:rPr>
          <w:rStyle w:val="Refdecomentrio"/>
        </w:rPr>
        <w:annotationRef/>
      </w:r>
      <w:r>
        <w:t>Não está presente no diagrama de casos de uso. A CORRIGIR</w:t>
      </w:r>
    </w:p>
  </w:comment>
  <w:comment w:id="122" w:author="Alexandre Lima" w:date="2016-06-20T19:15:00Z" w:initials="AL">
    <w:p w14:paraId="008CEF2A" w14:textId="77777777" w:rsidR="00295F9A" w:rsidRDefault="00295F9A" w:rsidP="00295F9A">
      <w:pPr>
        <w:pStyle w:val="Textodecomentrio"/>
      </w:pPr>
      <w:r>
        <w:rPr>
          <w:rStyle w:val="Refdecomentrio"/>
        </w:rPr>
        <w:annotationRef/>
      </w:r>
      <w:r>
        <w:t>Não seria “para uma página com os filmes relacionados”? CORRIIGIDO</w:t>
      </w:r>
    </w:p>
  </w:comment>
  <w:comment w:id="138" w:author="Alexandre Lima" w:date="2016-06-20T18:50:00Z" w:initials="AL">
    <w:p w14:paraId="3AB88D16" w14:textId="38F810DC" w:rsidR="00E357E2" w:rsidRDefault="00E357E2">
      <w:pPr>
        <w:pStyle w:val="Textodecomentrio"/>
      </w:pPr>
      <w:r>
        <w:rPr>
          <w:rStyle w:val="Refdecomentrio"/>
        </w:rPr>
        <w:annotationRef/>
      </w:r>
      <w:r>
        <w:t>Pergunta: um usuário poderá comentar o mesmo filme mais de uma vez?</w:t>
      </w:r>
      <w:r w:rsidR="00C93118">
        <w:t xml:space="preserve"> </w:t>
      </w:r>
      <w:r w:rsidR="00D12A49">
        <w:t>SIM</w:t>
      </w:r>
    </w:p>
  </w:comment>
  <w:comment w:id="142" w:author="Alexandre Lima" w:date="2016-06-20T18:51:00Z" w:initials="AL">
    <w:p w14:paraId="55094967" w14:textId="72FE7A64" w:rsidR="00E357E2" w:rsidRDefault="00E357E2">
      <w:pPr>
        <w:pStyle w:val="Textodecomentrio"/>
      </w:pPr>
      <w:r>
        <w:rPr>
          <w:rStyle w:val="Refdecomentrio"/>
        </w:rPr>
        <w:annotationRef/>
      </w:r>
      <w:r>
        <w:t>Melhor: um comentário é criado/gerado. Uma notificação</w:t>
      </w:r>
      <w:r w:rsidR="00962CC8">
        <w:t xml:space="preserve"> (post)</w:t>
      </w:r>
      <w:r>
        <w:t xml:space="preserve"> é gerada na linha do tempo de cada seguidor do usuário.</w:t>
      </w:r>
      <w:r w:rsidR="00D12A49">
        <w:t xml:space="preserve"> CORRIGIDO</w:t>
      </w:r>
    </w:p>
  </w:comment>
  <w:comment w:id="178" w:author="Alexandre Lima" w:date="2016-06-20T19:26:00Z" w:initials="AL">
    <w:p w14:paraId="76DDDF47" w14:textId="77777777" w:rsidR="005F3C70" w:rsidRDefault="005F3C70" w:rsidP="005F3C70">
      <w:pPr>
        <w:pStyle w:val="Textodecomentrio"/>
      </w:pPr>
      <w:r>
        <w:rPr>
          <w:rStyle w:val="Refdecomentrio"/>
        </w:rPr>
        <w:annotationRef/>
      </w:r>
      <w:r>
        <w:t>Pergunta: e se o filme já tiver sido marcado anteriormente?</w:t>
      </w:r>
      <w:r w:rsidRPr="00D12A49">
        <w:t xml:space="preserve"> </w:t>
      </w:r>
      <w:r>
        <w:t>FICA DISPONÍVEL PARA ALTERAÇÃO</w:t>
      </w:r>
    </w:p>
  </w:comment>
  <w:comment w:id="210" w:author="Alexandre Lima" w:date="2016-06-20T19:27:00Z" w:initials="AL">
    <w:p w14:paraId="63BD0AEA" w14:textId="77777777" w:rsidR="005F3C70" w:rsidRDefault="005F3C70" w:rsidP="005F3C70">
      <w:pPr>
        <w:pStyle w:val="Textodecomentrio"/>
      </w:pPr>
      <w:r>
        <w:rPr>
          <w:rStyle w:val="Refdecomentrio"/>
        </w:rPr>
        <w:annotationRef/>
      </w:r>
      <w:r>
        <w:t>Pergunta: e se o filme já tiver sido favoritado anteriormente?</w:t>
      </w:r>
      <w:r w:rsidRPr="00D12A49">
        <w:t xml:space="preserve"> </w:t>
      </w:r>
      <w:r>
        <w:t>FICA DISPONÍVEL PARA ALTERAÇÃO</w:t>
      </w:r>
    </w:p>
  </w:comment>
  <w:comment w:id="234" w:author="Alexandre Lima" w:date="2016-06-20T19:28:00Z" w:initials="AL">
    <w:p w14:paraId="68BEBDE5" w14:textId="77777777" w:rsidR="00157A0D" w:rsidRDefault="00157A0D" w:rsidP="00157A0D">
      <w:pPr>
        <w:pStyle w:val="Textodecomentrio"/>
      </w:pPr>
      <w:r>
        <w:rPr>
          <w:rStyle w:val="Refdecomentrio"/>
        </w:rPr>
        <w:annotationRef/>
      </w:r>
      <w:r>
        <w:t>Pergunta: e se o filme já estiver na lista de interesse?</w:t>
      </w:r>
      <w:r w:rsidRPr="00D12A49">
        <w:t xml:space="preserve"> </w:t>
      </w:r>
      <w:r>
        <w:t>FICA DISPONÍVEL PARA ALTERAÇÃO</w:t>
      </w:r>
    </w:p>
  </w:comment>
  <w:comment w:id="254" w:author="Alexandre Lima" w:date="2016-06-20T19:22:00Z" w:initials="AL">
    <w:p w14:paraId="3DE0521F" w14:textId="77777777" w:rsidR="00650743" w:rsidRDefault="00650743" w:rsidP="00650743">
      <w:pPr>
        <w:pStyle w:val="Textodecomentrio"/>
      </w:pPr>
      <w:r>
        <w:rPr>
          <w:rStyle w:val="Refdecomentrio"/>
        </w:rPr>
        <w:annotationRef/>
      </w:r>
      <w:r>
        <w:t>Pergunta: e se o usuário já tiver avaliado o filme anteriormente? FICA DISPONÍVEL PARA ALTERAÇÃO E CANCELAMENTO</w:t>
      </w:r>
    </w:p>
  </w:comment>
  <w:comment w:id="356" w:author="Alexandre Lima" w:date="2016-06-20T19:29:00Z" w:initials="AL">
    <w:p w14:paraId="0E814E06" w14:textId="77777777" w:rsidR="00A21693" w:rsidRDefault="00A21693" w:rsidP="00A21693">
      <w:pPr>
        <w:pStyle w:val="Textodecomentrio"/>
      </w:pPr>
      <w:r>
        <w:rPr>
          <w:rStyle w:val="Refdecomentrio"/>
        </w:rPr>
        <w:annotationRef/>
      </w:r>
      <w:r>
        <w:t>Pergunta: e se o usuário já estiver sendo seguido?</w:t>
      </w:r>
      <w:r w:rsidRPr="00D12A49">
        <w:t xml:space="preserve"> </w:t>
      </w:r>
      <w:r>
        <w:t>FICA DISPONÍVEL PARA ALTERAÇÃO</w:t>
      </w:r>
    </w:p>
  </w:comment>
  <w:comment w:id="392" w:author="Alexandre Lima" w:date="2016-06-20T18:54:00Z" w:initials="AL">
    <w:p w14:paraId="6051C809" w14:textId="27AA4DB5" w:rsidR="00E357E2" w:rsidRDefault="00E357E2">
      <w:pPr>
        <w:pStyle w:val="Textodecomentrio"/>
      </w:pPr>
      <w:r>
        <w:rPr>
          <w:rStyle w:val="Refdecomentrio"/>
        </w:rPr>
        <w:annotationRef/>
      </w:r>
      <w:r>
        <w:t>Pergunta: é possível responder um mesmo comentário mais de uma vez?</w:t>
      </w:r>
      <w:r w:rsidR="00D12A49">
        <w:t xml:space="preserve"> SIM</w:t>
      </w:r>
    </w:p>
  </w:comment>
  <w:comment w:id="409" w:author="Alexandre Lima" w:date="2016-06-20T18:54:00Z" w:initials="AL">
    <w:p w14:paraId="3C73F662" w14:textId="1FAB9207" w:rsidR="00E357E2" w:rsidRDefault="00E357E2">
      <w:pPr>
        <w:pStyle w:val="Textodecomentrio"/>
      </w:pPr>
      <w:r>
        <w:rPr>
          <w:rStyle w:val="Refdecomentrio"/>
        </w:rPr>
        <w:annotationRef/>
      </w:r>
      <w:r>
        <w:t>Melhor: uma resposta de comentário é criada; o usuário que fez o comentário recebe uma notificação; uma notificação</w:t>
      </w:r>
      <w:r w:rsidR="00962CC8">
        <w:t xml:space="preserve"> (post)</w:t>
      </w:r>
      <w:r>
        <w:t xml:space="preserve"> é gerada na linha do tempo dos seguidores do usuário que respondeu o comentário.</w:t>
      </w:r>
      <w:r w:rsidR="00D12A49">
        <w:t xml:space="preserve"> CORRIGIDO</w:t>
      </w:r>
    </w:p>
  </w:comment>
  <w:comment w:id="467" w:author="Alexandre Lima" w:date="2016-06-20T19:31:00Z" w:initials="AL">
    <w:p w14:paraId="44DFF3A1" w14:textId="77777777" w:rsidR="00ED005F" w:rsidRDefault="00ED005F" w:rsidP="00ED005F">
      <w:pPr>
        <w:pStyle w:val="Textodecomentrio"/>
      </w:pPr>
      <w:r>
        <w:rPr>
          <w:rStyle w:val="Refdecomentrio"/>
        </w:rPr>
        <w:annotationRef/>
      </w:r>
      <w:r>
        <w:t>Pergunta: é possível comentar um post mais de uma vez?</w:t>
      </w:r>
      <w:r w:rsidRPr="00D12A49">
        <w:t xml:space="preserve"> </w:t>
      </w:r>
      <w:r>
        <w:t>FICA DISPONÍVEL PARA ALTERAÇÃO</w:t>
      </w:r>
    </w:p>
  </w:comment>
  <w:comment w:id="486" w:author="Alexandre Lima" w:date="2016-06-20T19:00:00Z" w:initials="AL">
    <w:p w14:paraId="47BFE3C5" w14:textId="140DE2AC" w:rsidR="00E357E2" w:rsidRDefault="00E357E2">
      <w:pPr>
        <w:pStyle w:val="Textodecomentrio"/>
      </w:pPr>
      <w:r>
        <w:rPr>
          <w:rStyle w:val="Refdecomentrio"/>
        </w:rPr>
        <w:annotationRef/>
      </w:r>
      <w:r>
        <w:t xml:space="preserve">Pergunta: e no caso em que um </w:t>
      </w:r>
      <w:r w:rsidR="00962CC8">
        <w:t>comentário já está positivado/negativado?</w:t>
      </w:r>
      <w:r w:rsidR="00D12A49">
        <w:t xml:space="preserve"> A QUANTIDADE AUMENTA</w:t>
      </w:r>
    </w:p>
  </w:comment>
  <w:comment w:id="494" w:author="Alexandre Lima" w:date="2016-06-20T19:01:00Z" w:initials="AL">
    <w:p w14:paraId="2791D210" w14:textId="4BB8C7EC" w:rsidR="00962CC8" w:rsidRDefault="00962CC8">
      <w:pPr>
        <w:pStyle w:val="Textodecomentrio"/>
      </w:pPr>
      <w:r>
        <w:rPr>
          <w:rStyle w:val="Refdecomentrio"/>
        </w:rPr>
        <w:annotationRef/>
      </w:r>
      <w:r>
        <w:t>Melhorar</w:t>
      </w:r>
      <w:r w:rsidR="00D12A49">
        <w:t xml:space="preserve"> CORRIGIDO</w:t>
      </w:r>
    </w:p>
  </w:comment>
  <w:comment w:id="523" w:author="Alexandre Lima" w:date="2016-06-20T19:08:00Z" w:initials="AL">
    <w:p w14:paraId="20346CF5" w14:textId="4E06F1D4" w:rsidR="00962CC8" w:rsidRDefault="00962CC8">
      <w:pPr>
        <w:pStyle w:val="Textodecomentrio"/>
      </w:pPr>
      <w:r>
        <w:rPr>
          <w:rStyle w:val="Refdecomentrio"/>
        </w:rPr>
        <w:annotationRef/>
      </w:r>
      <w:r>
        <w:t>Adicionar a geração da notificação (post).</w:t>
      </w:r>
      <w:r w:rsidR="00D12A49">
        <w:t xml:space="preserve"> CORRIGIDO</w:t>
      </w:r>
    </w:p>
  </w:comment>
  <w:comment w:id="553" w:author="Alexandre Lima" w:date="2016-06-20T19:34:00Z" w:initials="AL">
    <w:p w14:paraId="6B942CE8" w14:textId="77777777" w:rsidR="00043551" w:rsidRDefault="00043551" w:rsidP="00043551">
      <w:pPr>
        <w:pStyle w:val="Textodecomentrio"/>
      </w:pPr>
      <w:r>
        <w:rPr>
          <w:rStyle w:val="Refdecomentrio"/>
        </w:rPr>
        <w:annotationRef/>
      </w:r>
      <w:r>
        <w:t>O que acontece com a notificação depois que ela é visualizada?</w:t>
      </w:r>
      <w:r w:rsidRPr="00D12A49">
        <w:t xml:space="preserve"> </w:t>
      </w:r>
      <w:r>
        <w:t>CORRIGIDO</w:t>
      </w:r>
    </w:p>
  </w:comment>
  <w:comment w:id="583" w:author="Alexandre Lima" w:date="2016-06-20T19:10:00Z" w:initials="AL">
    <w:p w14:paraId="1644AEE0" w14:textId="7A3225B2" w:rsidR="00962CC8" w:rsidRDefault="00962CC8">
      <w:pPr>
        <w:pStyle w:val="Textodecomentrio"/>
      </w:pPr>
      <w:r>
        <w:rPr>
          <w:rStyle w:val="Refdecomentrio"/>
        </w:rPr>
        <w:annotationRef/>
      </w:r>
      <w:r>
        <w:t>Como essa verificação será feita? Pelo título do filme?</w:t>
      </w:r>
      <w:r w:rsidR="00D12A49">
        <w:t xml:space="preserve"> TÍTULO E ANO</w:t>
      </w:r>
    </w:p>
  </w:comment>
  <w:comment w:id="701" w:author="Alexandre Lima" w:date="2016-06-20T19:11:00Z" w:initials="AL">
    <w:p w14:paraId="63F57FDE" w14:textId="29387254" w:rsidR="003C7CEE" w:rsidRDefault="003C7CEE">
      <w:pPr>
        <w:pStyle w:val="Textodecomentrio"/>
      </w:pPr>
      <w:r>
        <w:rPr>
          <w:rStyle w:val="Refdecomentrio"/>
        </w:rPr>
        <w:annotationRef/>
      </w:r>
      <w:r>
        <w:t>Por questões técnicas (rede do CNAT), não será possível o envio de um e-mail. As mensagens serão armazenadas pelo próprio sistema.</w:t>
      </w:r>
      <w:r w:rsidR="00D12A49">
        <w:t xml:space="preserve"> PERGUNTAR O PORQUÊ</w:t>
      </w:r>
    </w:p>
  </w:comment>
  <w:comment w:id="738" w:author="Alexandre Lima" w:date="2016-06-20T19:15:00Z" w:initials="AL">
    <w:p w14:paraId="5C376633" w14:textId="7586DC73" w:rsidR="003C7CEE" w:rsidRDefault="003C7CEE">
      <w:pPr>
        <w:pStyle w:val="Textodecomentrio"/>
      </w:pPr>
      <w:r>
        <w:rPr>
          <w:rStyle w:val="Refdecomentrio"/>
        </w:rPr>
        <w:annotationRef/>
      </w:r>
      <w:r>
        <w:t>Não seria “para uma página com os filmes relacionados”?</w:t>
      </w:r>
      <w:r w:rsidR="00D12A49">
        <w:t xml:space="preserve"> CORRIIGIDO</w:t>
      </w:r>
    </w:p>
  </w:comment>
  <w:comment w:id="765" w:author="Alexandre Lima" w:date="2016-06-20T19:17:00Z" w:initials="AL">
    <w:p w14:paraId="5458AAB6" w14:textId="6C83C269" w:rsidR="003C7CEE" w:rsidRDefault="003C7CEE">
      <w:pPr>
        <w:pStyle w:val="Textodecomentrio"/>
      </w:pPr>
      <w:r>
        <w:rPr>
          <w:rStyle w:val="Refdecomentrio"/>
        </w:rPr>
        <w:annotationRef/>
      </w:r>
      <w:r>
        <w:t>Por questões técnicas, não poderá ser implementado. Mas esta especificação pode permanecer no documento.</w:t>
      </w:r>
      <w:r w:rsidR="00D12A49">
        <w:t xml:space="preserve"> PERGUNTAR O PORQUÊ</w:t>
      </w:r>
    </w:p>
  </w:comment>
  <w:comment w:id="815" w:author="Alexandre Lima" w:date="2016-06-20T19:19:00Z" w:initials="AL">
    <w:p w14:paraId="6899EF71" w14:textId="6C4B9240" w:rsidR="003C7CEE" w:rsidRDefault="003C7CEE">
      <w:pPr>
        <w:pStyle w:val="Textodecomentrio"/>
      </w:pPr>
      <w:r>
        <w:rPr>
          <w:rStyle w:val="Refdecomentrio"/>
        </w:rPr>
        <w:annotationRef/>
      </w:r>
      <w:r>
        <w:t>Não é pré-condição para este caso de uso.</w:t>
      </w:r>
      <w:r w:rsidR="00D12A49">
        <w:t xml:space="preserve"> PERGUNTAR O PORQUÊ</w:t>
      </w:r>
    </w:p>
  </w:comment>
  <w:comment w:id="898" w:author="Alexandre Lima" w:date="2016-06-20T19:22:00Z" w:initials="AL">
    <w:p w14:paraId="7483AE65" w14:textId="4301F1FA" w:rsidR="009354AC" w:rsidRDefault="009354AC">
      <w:pPr>
        <w:pStyle w:val="Textodecomentrio"/>
      </w:pPr>
      <w:r>
        <w:rPr>
          <w:rStyle w:val="Refdecomentrio"/>
        </w:rPr>
        <w:annotationRef/>
      </w:r>
      <w:r>
        <w:t>Pergunta: e se o usuário já tiver avaliado o filme anteriormente?</w:t>
      </w:r>
      <w:r w:rsidR="00D12A49">
        <w:t xml:space="preserve"> FICA DISPONÍVEL PARA ALTERAÇÃO E CANCELAMENTO</w:t>
      </w:r>
    </w:p>
  </w:comment>
  <w:comment w:id="925" w:author="Alexandre Lima" w:date="2016-06-20T19:26:00Z" w:initials="AL">
    <w:p w14:paraId="77F66960" w14:textId="03A3A5A3" w:rsidR="00FD53B8" w:rsidRDefault="00FD53B8">
      <w:pPr>
        <w:pStyle w:val="Textodecomentrio"/>
      </w:pPr>
      <w:r>
        <w:rPr>
          <w:rStyle w:val="Refdecomentrio"/>
        </w:rPr>
        <w:annotationRef/>
      </w:r>
      <w:r>
        <w:t>Pergunta: e se o filme já tiver sido marcado anteriormente?</w:t>
      </w:r>
      <w:r w:rsidR="00D12A49" w:rsidRPr="00D12A49">
        <w:t xml:space="preserve"> </w:t>
      </w:r>
      <w:r w:rsidR="00D12A49">
        <w:t>FICA DISPONÍVEL PARA ALTERAÇÃO</w:t>
      </w:r>
    </w:p>
  </w:comment>
  <w:comment w:id="951" w:author="Alexandre Lima" w:date="2016-06-20T19:27:00Z" w:initials="AL">
    <w:p w14:paraId="25C85164" w14:textId="428BFB25" w:rsidR="00FD53B8" w:rsidRDefault="00FD53B8">
      <w:pPr>
        <w:pStyle w:val="Textodecomentrio"/>
      </w:pPr>
      <w:r>
        <w:rPr>
          <w:rStyle w:val="Refdecomentrio"/>
        </w:rPr>
        <w:annotationRef/>
      </w:r>
      <w:r>
        <w:t>Pergunta: e se o filme já tiver sido favoritado anteriormente?</w:t>
      </w:r>
      <w:r w:rsidR="00D12A49" w:rsidRPr="00D12A49">
        <w:t xml:space="preserve"> </w:t>
      </w:r>
      <w:r w:rsidR="00D12A49">
        <w:t>FICA DISPONÍVEL PARA ALTERAÇÃO</w:t>
      </w:r>
    </w:p>
  </w:comment>
  <w:comment w:id="981" w:author="Alexandre Lima" w:date="2016-06-20T19:28:00Z" w:initials="AL">
    <w:p w14:paraId="3428B83B" w14:textId="07F8AB79" w:rsidR="00521E54" w:rsidRDefault="00521E54">
      <w:pPr>
        <w:pStyle w:val="Textodecomentrio"/>
      </w:pPr>
      <w:r>
        <w:rPr>
          <w:rStyle w:val="Refdecomentrio"/>
        </w:rPr>
        <w:annotationRef/>
      </w:r>
      <w:r>
        <w:t>Pergunta: e se o filme já estiver na lista de interesse?</w:t>
      </w:r>
      <w:r w:rsidR="00D12A49" w:rsidRPr="00D12A49">
        <w:t xml:space="preserve"> </w:t>
      </w:r>
      <w:r w:rsidR="00D12A49">
        <w:t>FICA DISPONÍVEL PARA ALTERAÇÃO</w:t>
      </w:r>
    </w:p>
  </w:comment>
  <w:comment w:id="1000" w:author="Alexandre Lima" w:date="2016-06-20T19:29:00Z" w:initials="AL">
    <w:p w14:paraId="05637D4B" w14:textId="74722EC1" w:rsidR="00521E54" w:rsidRDefault="00521E54">
      <w:pPr>
        <w:pStyle w:val="Textodecomentrio"/>
      </w:pPr>
      <w:r>
        <w:rPr>
          <w:rStyle w:val="Refdecomentrio"/>
        </w:rPr>
        <w:annotationRef/>
      </w:r>
      <w:r>
        <w:t>Pergunta: e se o usuário já estiver sendo seguido?</w:t>
      </w:r>
      <w:r w:rsidR="00D12A49" w:rsidRPr="00D12A49">
        <w:t xml:space="preserve"> </w:t>
      </w:r>
      <w:r w:rsidR="00D12A49">
        <w:t>FICA DISPONÍVEL PARA ALTERAÇÃO</w:t>
      </w:r>
    </w:p>
  </w:comment>
  <w:comment w:id="1016" w:author="Alexandre Lima" w:date="2016-06-20T19:31:00Z" w:initials="AL">
    <w:p w14:paraId="205D1D52" w14:textId="3D5C9628" w:rsidR="00AD1328" w:rsidRDefault="00AD1328">
      <w:pPr>
        <w:pStyle w:val="Textodecomentrio"/>
      </w:pPr>
      <w:r>
        <w:rPr>
          <w:rStyle w:val="Refdecomentrio"/>
        </w:rPr>
        <w:annotationRef/>
      </w:r>
      <w:r>
        <w:t>Pergunta: é possível comentar um post mais de uma vez?</w:t>
      </w:r>
      <w:r w:rsidR="00D12A49" w:rsidRPr="00D12A49">
        <w:t xml:space="preserve"> </w:t>
      </w:r>
      <w:r w:rsidR="00D12A49">
        <w:t>FICA DISPONÍVEL PARA ALTERAÇÃO</w:t>
      </w:r>
    </w:p>
  </w:comment>
  <w:comment w:id="1046" w:author="Alexandre Lima" w:date="2016-06-20T19:34:00Z" w:initials="AL">
    <w:p w14:paraId="03143131" w14:textId="485A706A" w:rsidR="00D81D9B" w:rsidRDefault="00D81D9B">
      <w:pPr>
        <w:pStyle w:val="Textodecomentrio"/>
      </w:pPr>
      <w:r>
        <w:rPr>
          <w:rStyle w:val="Refdecomentrio"/>
        </w:rPr>
        <w:annotationRef/>
      </w:r>
      <w:r>
        <w:t>O que acontece com a notificação depois que ela é visualizada?</w:t>
      </w:r>
      <w:r w:rsidR="00D12A49" w:rsidRPr="00D12A49">
        <w:t xml:space="preserve"> </w:t>
      </w:r>
      <w:r w:rsidR="00D12A49">
        <w:t>CORRIGIDO</w:t>
      </w:r>
    </w:p>
  </w:comment>
  <w:comment w:id="1059" w:author="Alexandre Lima" w:date="2016-06-20T19:35:00Z" w:initials="AL">
    <w:p w14:paraId="3AD673C9" w14:textId="187FACBC" w:rsidR="000A3DC7" w:rsidRDefault="000A3DC7">
      <w:pPr>
        <w:pStyle w:val="Textodecomentrio"/>
      </w:pPr>
      <w:r>
        <w:rPr>
          <w:rStyle w:val="Refdecomentrio"/>
        </w:rPr>
        <w:annotationRef/>
      </w:r>
      <w:r>
        <w:t>Não está presente no diagrama de casos de uso.</w:t>
      </w:r>
      <w:r w:rsidR="00D12A49">
        <w:t xml:space="preserve"> A CORRIGIR</w:t>
      </w:r>
    </w:p>
  </w:comment>
  <w:comment w:id="1093" w:author="Alexandre Lima" w:date="2016-06-20T19:37:00Z" w:initials="AL">
    <w:p w14:paraId="1276103D" w14:textId="75127372" w:rsidR="000A3DC7" w:rsidRDefault="000A3DC7">
      <w:pPr>
        <w:pStyle w:val="Textodecomentrio"/>
      </w:pPr>
      <w:r>
        <w:rPr>
          <w:rStyle w:val="Refdecomentrio"/>
        </w:rPr>
        <w:annotationRef/>
      </w:r>
      <w:r>
        <w:t>Acrescentar que uma notificação é gerada quando filme não é autorizado.</w:t>
      </w:r>
      <w:r w:rsidR="00D12A49">
        <w:t xml:space="preserve"> CORRIGIDO</w:t>
      </w:r>
    </w:p>
  </w:comment>
  <w:comment w:id="1114" w:author="Alexandre Lima" w:date="2016-06-20T19:36:00Z" w:initials="AL">
    <w:p w14:paraId="3AAD27D1" w14:textId="031CDEFD" w:rsidR="000A3DC7" w:rsidRDefault="000A3DC7">
      <w:pPr>
        <w:pStyle w:val="Textodecomentrio"/>
      </w:pPr>
      <w:r>
        <w:rPr>
          <w:rStyle w:val="Refdecomentrio"/>
        </w:rPr>
        <w:annotationRef/>
      </w:r>
      <w:r>
        <w:t>Não seria usuário administrador?</w:t>
      </w:r>
      <w:r w:rsidR="00D12A49">
        <w:t xml:space="preserve"> CORRIGIDO</w:t>
      </w:r>
    </w:p>
  </w:comment>
  <w:comment w:id="1167" w:author="Alexandre Lima" w:date="2016-06-20T19:39:00Z" w:initials="AL">
    <w:p w14:paraId="58BD433D" w14:textId="4E7C8982" w:rsidR="00BE0300" w:rsidRDefault="00BE0300">
      <w:pPr>
        <w:pStyle w:val="Textodecomentrio"/>
      </w:pPr>
      <w:r>
        <w:rPr>
          <w:rStyle w:val="Refdecomentrio"/>
        </w:rPr>
        <w:t xml:space="preserve">Indicar que o diagrama se refere ao caso de uso Adicionar Filme. </w:t>
      </w:r>
      <w:r>
        <w:rPr>
          <w:rStyle w:val="Refdecomentrio"/>
        </w:rPr>
        <w:annotationRef/>
      </w:r>
      <w:r>
        <w:rPr>
          <w:rStyle w:val="Refdecomentrio"/>
        </w:rPr>
        <w:t xml:space="preserve">A última atividade não faz parte do caso de uso. </w:t>
      </w:r>
    </w:p>
  </w:comment>
  <w:comment w:id="1173" w:author="Alexandre Lima" w:date="2016-06-20T19:40:00Z" w:initials="AL">
    <w:p w14:paraId="1AB42C6D" w14:textId="07D1C2B2" w:rsidR="00BE0300" w:rsidRDefault="00BE0300">
      <w:pPr>
        <w:pStyle w:val="Textodecomentrio"/>
      </w:pPr>
      <w:r>
        <w:rPr>
          <w:rStyle w:val="Refdecomentrio"/>
        </w:rPr>
        <w:annotationRef/>
      </w:r>
      <w:r>
        <w:t>Indicar qual é o caso de uso representado por este diagrama.</w:t>
      </w:r>
    </w:p>
  </w:comment>
  <w:comment w:id="1179" w:author="Alexandre Lima" w:date="2016-06-20T19:40:00Z" w:initials="AL">
    <w:p w14:paraId="74E1439C" w14:textId="4AFBEDA4" w:rsidR="00BE0300" w:rsidRDefault="00BE0300">
      <w:pPr>
        <w:pStyle w:val="Textodecomentrio"/>
      </w:pPr>
      <w:r>
        <w:rPr>
          <w:rStyle w:val="Refdecomentrio"/>
        </w:rPr>
        <w:annotationRef/>
      </w:r>
      <w:r>
        <w:t>Indicar qual é o caso de uso representado por este diagrama.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4A5ACB0" w15:done="0"/>
  <w15:commentEx w15:paraId="00957C67" w15:done="0"/>
  <w15:commentEx w15:paraId="008CEF2A" w15:done="0"/>
  <w15:commentEx w15:paraId="3AB88D16" w15:done="0"/>
  <w15:commentEx w15:paraId="55094967" w15:done="0"/>
  <w15:commentEx w15:paraId="76DDDF47" w15:done="0"/>
  <w15:commentEx w15:paraId="63BD0AEA" w15:done="0"/>
  <w15:commentEx w15:paraId="68BEBDE5" w15:done="0"/>
  <w15:commentEx w15:paraId="3DE0521F" w15:done="0"/>
  <w15:commentEx w15:paraId="0E814E06" w15:done="0"/>
  <w15:commentEx w15:paraId="6051C809" w15:done="0"/>
  <w15:commentEx w15:paraId="3C73F662" w15:done="0"/>
  <w15:commentEx w15:paraId="44DFF3A1" w15:done="0"/>
  <w15:commentEx w15:paraId="47BFE3C5" w15:done="0"/>
  <w15:commentEx w15:paraId="2791D210" w15:done="0"/>
  <w15:commentEx w15:paraId="20346CF5" w15:done="0"/>
  <w15:commentEx w15:paraId="6B942CE8" w15:done="0"/>
  <w15:commentEx w15:paraId="1644AEE0" w15:done="0"/>
  <w15:commentEx w15:paraId="63F57FDE" w15:done="0"/>
  <w15:commentEx w15:paraId="5C376633" w15:done="0"/>
  <w15:commentEx w15:paraId="5458AAB6" w15:done="0"/>
  <w15:commentEx w15:paraId="6899EF71" w15:done="0"/>
  <w15:commentEx w15:paraId="7483AE65" w15:done="0"/>
  <w15:commentEx w15:paraId="77F66960" w15:done="0"/>
  <w15:commentEx w15:paraId="25C85164" w15:done="0"/>
  <w15:commentEx w15:paraId="3428B83B" w15:done="0"/>
  <w15:commentEx w15:paraId="05637D4B" w15:done="0"/>
  <w15:commentEx w15:paraId="205D1D52" w15:done="0"/>
  <w15:commentEx w15:paraId="03143131" w15:done="0"/>
  <w15:commentEx w15:paraId="3AD673C9" w15:done="0"/>
  <w15:commentEx w15:paraId="1276103D" w15:done="0"/>
  <w15:commentEx w15:paraId="3AAD27D1" w15:done="0"/>
  <w15:commentEx w15:paraId="58BD433D" w15:done="0"/>
  <w15:commentEx w15:paraId="1AB42C6D" w15:done="0"/>
  <w15:commentEx w15:paraId="74E1439C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CDBF38" w14:textId="77777777" w:rsidR="001B0276" w:rsidRDefault="001B0276" w:rsidP="00144626">
      <w:pPr>
        <w:spacing w:after="0" w:line="240" w:lineRule="auto"/>
      </w:pPr>
      <w:r>
        <w:separator/>
      </w:r>
    </w:p>
  </w:endnote>
  <w:endnote w:type="continuationSeparator" w:id="0">
    <w:p w14:paraId="1A3F3AB6" w14:textId="77777777" w:rsidR="001B0276" w:rsidRDefault="001B0276" w:rsidP="001446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72F0C4" w14:textId="77777777" w:rsidR="001B0276" w:rsidRDefault="001B0276" w:rsidP="00144626">
      <w:pPr>
        <w:spacing w:after="0" w:line="240" w:lineRule="auto"/>
      </w:pPr>
      <w:r>
        <w:separator/>
      </w:r>
    </w:p>
  </w:footnote>
  <w:footnote w:type="continuationSeparator" w:id="0">
    <w:p w14:paraId="46BD3107" w14:textId="77777777" w:rsidR="001B0276" w:rsidRDefault="001B0276" w:rsidP="001446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248B2"/>
    <w:multiLevelType w:val="hybridMultilevel"/>
    <w:tmpl w:val="887A58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652FD"/>
    <w:multiLevelType w:val="hybridMultilevel"/>
    <w:tmpl w:val="887A58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35EB7"/>
    <w:multiLevelType w:val="hybridMultilevel"/>
    <w:tmpl w:val="C6E8516C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AB4173F"/>
    <w:multiLevelType w:val="hybridMultilevel"/>
    <w:tmpl w:val="A4E0CA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0C5B30"/>
    <w:multiLevelType w:val="hybridMultilevel"/>
    <w:tmpl w:val="9D94D30C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786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706295"/>
    <w:multiLevelType w:val="hybridMultilevel"/>
    <w:tmpl w:val="887A58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78633E"/>
    <w:multiLevelType w:val="hybridMultilevel"/>
    <w:tmpl w:val="11C056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AA06EB"/>
    <w:multiLevelType w:val="hybridMultilevel"/>
    <w:tmpl w:val="E4B6C8B6"/>
    <w:lvl w:ilvl="0" w:tplc="A5BC8716">
      <w:start w:val="1"/>
      <w:numFmt w:val="decimal"/>
      <w:lvlText w:val="%1."/>
      <w:lvlJc w:val="left"/>
      <w:pPr>
        <w:ind w:left="1065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232C1101"/>
    <w:multiLevelType w:val="hybridMultilevel"/>
    <w:tmpl w:val="D8A4BAFE"/>
    <w:lvl w:ilvl="0" w:tplc="262CCAB4">
      <w:start w:val="1"/>
      <w:numFmt w:val="decimal"/>
      <w:lvlText w:val="%1."/>
      <w:lvlJc w:val="left"/>
      <w:pPr>
        <w:ind w:left="2880" w:hanging="360"/>
      </w:pPr>
      <w:rPr>
        <w:rFonts w:ascii="Arial" w:eastAsiaTheme="minorHAnsi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3600" w:hanging="360"/>
      </w:pPr>
    </w:lvl>
    <w:lvl w:ilvl="2" w:tplc="0416001B" w:tentative="1">
      <w:start w:val="1"/>
      <w:numFmt w:val="lowerRoman"/>
      <w:lvlText w:val="%3."/>
      <w:lvlJc w:val="right"/>
      <w:pPr>
        <w:ind w:left="4320" w:hanging="180"/>
      </w:pPr>
    </w:lvl>
    <w:lvl w:ilvl="3" w:tplc="0416000F" w:tentative="1">
      <w:start w:val="1"/>
      <w:numFmt w:val="decimal"/>
      <w:lvlText w:val="%4."/>
      <w:lvlJc w:val="left"/>
      <w:pPr>
        <w:ind w:left="5040" w:hanging="360"/>
      </w:pPr>
    </w:lvl>
    <w:lvl w:ilvl="4" w:tplc="04160019" w:tentative="1">
      <w:start w:val="1"/>
      <w:numFmt w:val="lowerLetter"/>
      <w:lvlText w:val="%5."/>
      <w:lvlJc w:val="left"/>
      <w:pPr>
        <w:ind w:left="5760" w:hanging="360"/>
      </w:pPr>
    </w:lvl>
    <w:lvl w:ilvl="5" w:tplc="0416001B" w:tentative="1">
      <w:start w:val="1"/>
      <w:numFmt w:val="lowerRoman"/>
      <w:lvlText w:val="%6."/>
      <w:lvlJc w:val="right"/>
      <w:pPr>
        <w:ind w:left="6480" w:hanging="180"/>
      </w:pPr>
    </w:lvl>
    <w:lvl w:ilvl="6" w:tplc="0416000F" w:tentative="1">
      <w:start w:val="1"/>
      <w:numFmt w:val="decimal"/>
      <w:lvlText w:val="%7."/>
      <w:lvlJc w:val="left"/>
      <w:pPr>
        <w:ind w:left="7200" w:hanging="360"/>
      </w:pPr>
    </w:lvl>
    <w:lvl w:ilvl="7" w:tplc="04160019" w:tentative="1">
      <w:start w:val="1"/>
      <w:numFmt w:val="lowerLetter"/>
      <w:lvlText w:val="%8."/>
      <w:lvlJc w:val="left"/>
      <w:pPr>
        <w:ind w:left="7920" w:hanging="360"/>
      </w:pPr>
    </w:lvl>
    <w:lvl w:ilvl="8" w:tplc="0416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237A4965"/>
    <w:multiLevelType w:val="hybridMultilevel"/>
    <w:tmpl w:val="B2C4873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AB5F24"/>
    <w:multiLevelType w:val="hybridMultilevel"/>
    <w:tmpl w:val="845C1C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C8336B"/>
    <w:multiLevelType w:val="hybridMultilevel"/>
    <w:tmpl w:val="B4BC18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964741"/>
    <w:multiLevelType w:val="hybridMultilevel"/>
    <w:tmpl w:val="A5E499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336E41"/>
    <w:multiLevelType w:val="hybridMultilevel"/>
    <w:tmpl w:val="887A58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C9774E"/>
    <w:multiLevelType w:val="hybridMultilevel"/>
    <w:tmpl w:val="3B00CEC0"/>
    <w:lvl w:ilvl="0" w:tplc="657CD1B8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5" w15:restartNumberingAfterBreak="0">
    <w:nsid w:val="350426E5"/>
    <w:multiLevelType w:val="hybridMultilevel"/>
    <w:tmpl w:val="D34E09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D67E66"/>
    <w:multiLevelType w:val="hybridMultilevel"/>
    <w:tmpl w:val="85569832"/>
    <w:lvl w:ilvl="0" w:tplc="E0D4DD9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3AD650D7"/>
    <w:multiLevelType w:val="hybridMultilevel"/>
    <w:tmpl w:val="887A58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1D0181"/>
    <w:multiLevelType w:val="hybridMultilevel"/>
    <w:tmpl w:val="D736A9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7A21E4"/>
    <w:multiLevelType w:val="hybridMultilevel"/>
    <w:tmpl w:val="E22E8414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5883581"/>
    <w:multiLevelType w:val="hybridMultilevel"/>
    <w:tmpl w:val="AEE4E1B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5CE22C5"/>
    <w:multiLevelType w:val="hybridMultilevel"/>
    <w:tmpl w:val="887A58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166E6B"/>
    <w:multiLevelType w:val="hybridMultilevel"/>
    <w:tmpl w:val="A2E80814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3" w15:restartNumberingAfterBreak="0">
    <w:nsid w:val="4A7124F8"/>
    <w:multiLevelType w:val="hybridMultilevel"/>
    <w:tmpl w:val="CE24F3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B878FA"/>
    <w:multiLevelType w:val="hybridMultilevel"/>
    <w:tmpl w:val="B43E62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753410"/>
    <w:multiLevelType w:val="hybridMultilevel"/>
    <w:tmpl w:val="A1A4C182"/>
    <w:lvl w:ilvl="0" w:tplc="38743388">
      <w:start w:val="1"/>
      <w:numFmt w:val="decimal"/>
      <w:lvlText w:val="%1."/>
      <w:lvlJc w:val="left"/>
      <w:pPr>
        <w:ind w:left="1211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2018" w:hanging="360"/>
      </w:pPr>
    </w:lvl>
    <w:lvl w:ilvl="2" w:tplc="0416001B" w:tentative="1">
      <w:start w:val="1"/>
      <w:numFmt w:val="lowerRoman"/>
      <w:lvlText w:val="%3."/>
      <w:lvlJc w:val="right"/>
      <w:pPr>
        <w:ind w:left="2738" w:hanging="180"/>
      </w:pPr>
    </w:lvl>
    <w:lvl w:ilvl="3" w:tplc="0416000F" w:tentative="1">
      <w:start w:val="1"/>
      <w:numFmt w:val="decimal"/>
      <w:lvlText w:val="%4."/>
      <w:lvlJc w:val="left"/>
      <w:pPr>
        <w:ind w:left="3458" w:hanging="360"/>
      </w:pPr>
    </w:lvl>
    <w:lvl w:ilvl="4" w:tplc="04160019" w:tentative="1">
      <w:start w:val="1"/>
      <w:numFmt w:val="lowerLetter"/>
      <w:lvlText w:val="%5."/>
      <w:lvlJc w:val="left"/>
      <w:pPr>
        <w:ind w:left="4178" w:hanging="360"/>
      </w:pPr>
    </w:lvl>
    <w:lvl w:ilvl="5" w:tplc="0416001B" w:tentative="1">
      <w:start w:val="1"/>
      <w:numFmt w:val="lowerRoman"/>
      <w:lvlText w:val="%6."/>
      <w:lvlJc w:val="right"/>
      <w:pPr>
        <w:ind w:left="4898" w:hanging="180"/>
      </w:pPr>
    </w:lvl>
    <w:lvl w:ilvl="6" w:tplc="0416000F" w:tentative="1">
      <w:start w:val="1"/>
      <w:numFmt w:val="decimal"/>
      <w:lvlText w:val="%7."/>
      <w:lvlJc w:val="left"/>
      <w:pPr>
        <w:ind w:left="5618" w:hanging="360"/>
      </w:pPr>
    </w:lvl>
    <w:lvl w:ilvl="7" w:tplc="04160019" w:tentative="1">
      <w:start w:val="1"/>
      <w:numFmt w:val="lowerLetter"/>
      <w:lvlText w:val="%8."/>
      <w:lvlJc w:val="left"/>
      <w:pPr>
        <w:ind w:left="6338" w:hanging="360"/>
      </w:pPr>
    </w:lvl>
    <w:lvl w:ilvl="8" w:tplc="0416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26" w15:restartNumberingAfterBreak="0">
    <w:nsid w:val="4F007F16"/>
    <w:multiLevelType w:val="hybridMultilevel"/>
    <w:tmpl w:val="9AB22E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1A1135"/>
    <w:multiLevelType w:val="hybridMultilevel"/>
    <w:tmpl w:val="887A58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154DA7"/>
    <w:multiLevelType w:val="hybridMultilevel"/>
    <w:tmpl w:val="D8A4BAFE"/>
    <w:lvl w:ilvl="0" w:tplc="262CCAB4">
      <w:start w:val="1"/>
      <w:numFmt w:val="decimal"/>
      <w:lvlText w:val="%1."/>
      <w:lvlJc w:val="left"/>
      <w:pPr>
        <w:ind w:left="2880" w:hanging="360"/>
      </w:pPr>
      <w:rPr>
        <w:rFonts w:ascii="Arial" w:eastAsiaTheme="minorHAnsi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3600" w:hanging="360"/>
      </w:pPr>
    </w:lvl>
    <w:lvl w:ilvl="2" w:tplc="0416001B" w:tentative="1">
      <w:start w:val="1"/>
      <w:numFmt w:val="lowerRoman"/>
      <w:lvlText w:val="%3."/>
      <w:lvlJc w:val="right"/>
      <w:pPr>
        <w:ind w:left="4320" w:hanging="180"/>
      </w:pPr>
    </w:lvl>
    <w:lvl w:ilvl="3" w:tplc="0416000F" w:tentative="1">
      <w:start w:val="1"/>
      <w:numFmt w:val="decimal"/>
      <w:lvlText w:val="%4."/>
      <w:lvlJc w:val="left"/>
      <w:pPr>
        <w:ind w:left="5040" w:hanging="360"/>
      </w:pPr>
    </w:lvl>
    <w:lvl w:ilvl="4" w:tplc="04160019" w:tentative="1">
      <w:start w:val="1"/>
      <w:numFmt w:val="lowerLetter"/>
      <w:lvlText w:val="%5."/>
      <w:lvlJc w:val="left"/>
      <w:pPr>
        <w:ind w:left="5760" w:hanging="360"/>
      </w:pPr>
    </w:lvl>
    <w:lvl w:ilvl="5" w:tplc="0416001B" w:tentative="1">
      <w:start w:val="1"/>
      <w:numFmt w:val="lowerRoman"/>
      <w:lvlText w:val="%6."/>
      <w:lvlJc w:val="right"/>
      <w:pPr>
        <w:ind w:left="6480" w:hanging="180"/>
      </w:pPr>
    </w:lvl>
    <w:lvl w:ilvl="6" w:tplc="0416000F" w:tentative="1">
      <w:start w:val="1"/>
      <w:numFmt w:val="decimal"/>
      <w:lvlText w:val="%7."/>
      <w:lvlJc w:val="left"/>
      <w:pPr>
        <w:ind w:left="7200" w:hanging="360"/>
      </w:pPr>
    </w:lvl>
    <w:lvl w:ilvl="7" w:tplc="04160019" w:tentative="1">
      <w:start w:val="1"/>
      <w:numFmt w:val="lowerLetter"/>
      <w:lvlText w:val="%8."/>
      <w:lvlJc w:val="left"/>
      <w:pPr>
        <w:ind w:left="7920" w:hanging="360"/>
      </w:pPr>
    </w:lvl>
    <w:lvl w:ilvl="8" w:tplc="0416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9" w15:restartNumberingAfterBreak="0">
    <w:nsid w:val="601C5B93"/>
    <w:multiLevelType w:val="hybridMultilevel"/>
    <w:tmpl w:val="A4E0CA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344747"/>
    <w:multiLevelType w:val="hybridMultilevel"/>
    <w:tmpl w:val="748693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2F297F"/>
    <w:multiLevelType w:val="hybridMultilevel"/>
    <w:tmpl w:val="6B54E5D2"/>
    <w:lvl w:ilvl="0" w:tplc="6108D85C">
      <w:start w:val="1"/>
      <w:numFmt w:val="decimal"/>
      <w:lvlText w:val="%1."/>
      <w:lvlJc w:val="left"/>
      <w:pPr>
        <w:ind w:left="1428" w:hanging="360"/>
      </w:pPr>
      <w:rPr>
        <w:rFonts w:ascii="Arial" w:eastAsiaTheme="minorHAnsi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6C9023C7"/>
    <w:multiLevelType w:val="hybridMultilevel"/>
    <w:tmpl w:val="887A58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1C0D2E"/>
    <w:multiLevelType w:val="hybridMultilevel"/>
    <w:tmpl w:val="83F01C26"/>
    <w:lvl w:ilvl="0" w:tplc="2ABE2EF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6E4CF9"/>
    <w:multiLevelType w:val="hybridMultilevel"/>
    <w:tmpl w:val="535200D0"/>
    <w:lvl w:ilvl="0" w:tplc="AE740BF2">
      <w:start w:val="1"/>
      <w:numFmt w:val="bullet"/>
      <w:pStyle w:val="Ttulo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747E4B"/>
    <w:multiLevelType w:val="hybridMultilevel"/>
    <w:tmpl w:val="C20273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8"/>
  </w:num>
  <w:num w:numId="3">
    <w:abstractNumId w:val="35"/>
  </w:num>
  <w:num w:numId="4">
    <w:abstractNumId w:val="34"/>
  </w:num>
  <w:num w:numId="5">
    <w:abstractNumId w:val="12"/>
  </w:num>
  <w:num w:numId="6">
    <w:abstractNumId w:val="30"/>
  </w:num>
  <w:num w:numId="7">
    <w:abstractNumId w:val="10"/>
  </w:num>
  <w:num w:numId="8">
    <w:abstractNumId w:val="22"/>
  </w:num>
  <w:num w:numId="9">
    <w:abstractNumId w:val="6"/>
  </w:num>
  <w:num w:numId="10">
    <w:abstractNumId w:val="23"/>
  </w:num>
  <w:num w:numId="11">
    <w:abstractNumId w:val="2"/>
  </w:num>
  <w:num w:numId="12">
    <w:abstractNumId w:val="24"/>
  </w:num>
  <w:num w:numId="13">
    <w:abstractNumId w:val="26"/>
  </w:num>
  <w:num w:numId="14">
    <w:abstractNumId w:val="31"/>
  </w:num>
  <w:num w:numId="15">
    <w:abstractNumId w:val="9"/>
  </w:num>
  <w:num w:numId="16">
    <w:abstractNumId w:val="25"/>
  </w:num>
  <w:num w:numId="17">
    <w:abstractNumId w:val="15"/>
  </w:num>
  <w:num w:numId="18">
    <w:abstractNumId w:val="33"/>
  </w:num>
  <w:num w:numId="19">
    <w:abstractNumId w:val="29"/>
  </w:num>
  <w:num w:numId="2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2"/>
  </w:num>
  <w:num w:numId="22">
    <w:abstractNumId w:val="1"/>
  </w:num>
  <w:num w:numId="23">
    <w:abstractNumId w:val="5"/>
  </w:num>
  <w:num w:numId="24">
    <w:abstractNumId w:val="0"/>
  </w:num>
  <w:num w:numId="25">
    <w:abstractNumId w:val="27"/>
  </w:num>
  <w:num w:numId="26">
    <w:abstractNumId w:val="17"/>
  </w:num>
  <w:num w:numId="27">
    <w:abstractNumId w:val="4"/>
  </w:num>
  <w:num w:numId="28">
    <w:abstractNumId w:val="13"/>
  </w:num>
  <w:num w:numId="29">
    <w:abstractNumId w:val="16"/>
  </w:num>
  <w:num w:numId="30">
    <w:abstractNumId w:val="14"/>
  </w:num>
  <w:num w:numId="31">
    <w:abstractNumId w:val="28"/>
  </w:num>
  <w:num w:numId="32">
    <w:abstractNumId w:val="8"/>
  </w:num>
  <w:num w:numId="33">
    <w:abstractNumId w:val="20"/>
  </w:num>
  <w:num w:numId="34">
    <w:abstractNumId w:val="7"/>
  </w:num>
  <w:num w:numId="35">
    <w:abstractNumId w:val="19"/>
  </w:num>
  <w:num w:numId="3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João Mendes Neto">
    <w15:presenceInfo w15:providerId="Windows Live" w15:userId="61489a8111d04427"/>
  </w15:person>
  <w15:person w15:author="Rute Barbalho">
    <w15:presenceInfo w15:providerId="Windows Live" w15:userId="c09d15f7057e7dd2"/>
  </w15:person>
  <w15:person w15:author="Alexandre Lima">
    <w15:presenceInfo w15:providerId="Windows Live" w15:userId="eb4404923163ff26"/>
  </w15:person>
  <w15:person w15:author="João Mendes Lopes Neto">
    <w15:presenceInfo w15:providerId="AD" w15:userId="S-1-5-21-234021336-877152602-3426630572-14824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42DB"/>
    <w:rsid w:val="00003D65"/>
    <w:rsid w:val="0002444A"/>
    <w:rsid w:val="00032A80"/>
    <w:rsid w:val="0003749E"/>
    <w:rsid w:val="00043551"/>
    <w:rsid w:val="00082AC7"/>
    <w:rsid w:val="00091811"/>
    <w:rsid w:val="000A3DC7"/>
    <w:rsid w:val="000B0543"/>
    <w:rsid w:val="000E1F87"/>
    <w:rsid w:val="000E44C8"/>
    <w:rsid w:val="000E7360"/>
    <w:rsid w:val="001021CB"/>
    <w:rsid w:val="00115D1A"/>
    <w:rsid w:val="001321CE"/>
    <w:rsid w:val="00132D34"/>
    <w:rsid w:val="00136105"/>
    <w:rsid w:val="00144626"/>
    <w:rsid w:val="00157A0D"/>
    <w:rsid w:val="00192E7A"/>
    <w:rsid w:val="001B0276"/>
    <w:rsid w:val="00200023"/>
    <w:rsid w:val="00215DAF"/>
    <w:rsid w:val="00227B8B"/>
    <w:rsid w:val="00231F14"/>
    <w:rsid w:val="00236F96"/>
    <w:rsid w:val="00251B6B"/>
    <w:rsid w:val="0027308B"/>
    <w:rsid w:val="00284997"/>
    <w:rsid w:val="00284A66"/>
    <w:rsid w:val="00295449"/>
    <w:rsid w:val="00295F9A"/>
    <w:rsid w:val="002A2471"/>
    <w:rsid w:val="002B6DAD"/>
    <w:rsid w:val="002D2D6E"/>
    <w:rsid w:val="002F2457"/>
    <w:rsid w:val="003003C0"/>
    <w:rsid w:val="003101B5"/>
    <w:rsid w:val="00312592"/>
    <w:rsid w:val="00316DA7"/>
    <w:rsid w:val="00331A86"/>
    <w:rsid w:val="003714C8"/>
    <w:rsid w:val="00381983"/>
    <w:rsid w:val="003B0C55"/>
    <w:rsid w:val="003B569B"/>
    <w:rsid w:val="003C0E35"/>
    <w:rsid w:val="003C49A3"/>
    <w:rsid w:val="003C5339"/>
    <w:rsid w:val="003C7CEE"/>
    <w:rsid w:val="003E0E66"/>
    <w:rsid w:val="00404546"/>
    <w:rsid w:val="0041444C"/>
    <w:rsid w:val="00423FE0"/>
    <w:rsid w:val="00451BA7"/>
    <w:rsid w:val="004561FE"/>
    <w:rsid w:val="004605F7"/>
    <w:rsid w:val="00460ABF"/>
    <w:rsid w:val="00521E54"/>
    <w:rsid w:val="00550D09"/>
    <w:rsid w:val="005606CA"/>
    <w:rsid w:val="00560E8A"/>
    <w:rsid w:val="005713B5"/>
    <w:rsid w:val="00577046"/>
    <w:rsid w:val="0059360E"/>
    <w:rsid w:val="005B43E8"/>
    <w:rsid w:val="005C40B4"/>
    <w:rsid w:val="005C4B71"/>
    <w:rsid w:val="005C5517"/>
    <w:rsid w:val="005E6375"/>
    <w:rsid w:val="005F3C70"/>
    <w:rsid w:val="00601A1A"/>
    <w:rsid w:val="0062345A"/>
    <w:rsid w:val="00650743"/>
    <w:rsid w:val="006610F0"/>
    <w:rsid w:val="006A0E1F"/>
    <w:rsid w:val="006A24EB"/>
    <w:rsid w:val="006A7CEA"/>
    <w:rsid w:val="006B1302"/>
    <w:rsid w:val="006B418B"/>
    <w:rsid w:val="006C726B"/>
    <w:rsid w:val="006D3D90"/>
    <w:rsid w:val="006E1FD5"/>
    <w:rsid w:val="006F0ADC"/>
    <w:rsid w:val="006F5A99"/>
    <w:rsid w:val="006F66E6"/>
    <w:rsid w:val="00701911"/>
    <w:rsid w:val="00703501"/>
    <w:rsid w:val="007335DC"/>
    <w:rsid w:val="00743FE4"/>
    <w:rsid w:val="00744177"/>
    <w:rsid w:val="00750DDF"/>
    <w:rsid w:val="007617FD"/>
    <w:rsid w:val="007B1A4C"/>
    <w:rsid w:val="00802934"/>
    <w:rsid w:val="008413E6"/>
    <w:rsid w:val="008535F7"/>
    <w:rsid w:val="008553C6"/>
    <w:rsid w:val="00876687"/>
    <w:rsid w:val="00894430"/>
    <w:rsid w:val="008A0381"/>
    <w:rsid w:val="008B2531"/>
    <w:rsid w:val="008C0670"/>
    <w:rsid w:val="008C4632"/>
    <w:rsid w:val="008E4C5D"/>
    <w:rsid w:val="008F10B3"/>
    <w:rsid w:val="008F691E"/>
    <w:rsid w:val="009251BF"/>
    <w:rsid w:val="0093334C"/>
    <w:rsid w:val="009354AC"/>
    <w:rsid w:val="00962CC8"/>
    <w:rsid w:val="00963D64"/>
    <w:rsid w:val="009674F0"/>
    <w:rsid w:val="009C0855"/>
    <w:rsid w:val="009C5416"/>
    <w:rsid w:val="009D42DB"/>
    <w:rsid w:val="009D5B8C"/>
    <w:rsid w:val="009E7719"/>
    <w:rsid w:val="009F70AD"/>
    <w:rsid w:val="00A21693"/>
    <w:rsid w:val="00A21B81"/>
    <w:rsid w:val="00A34837"/>
    <w:rsid w:val="00A629B8"/>
    <w:rsid w:val="00A6615B"/>
    <w:rsid w:val="00A800E0"/>
    <w:rsid w:val="00A824BE"/>
    <w:rsid w:val="00A83235"/>
    <w:rsid w:val="00A87106"/>
    <w:rsid w:val="00A915AB"/>
    <w:rsid w:val="00AA0771"/>
    <w:rsid w:val="00AA184C"/>
    <w:rsid w:val="00AA5FDA"/>
    <w:rsid w:val="00AB1778"/>
    <w:rsid w:val="00AB5EA2"/>
    <w:rsid w:val="00AD07C0"/>
    <w:rsid w:val="00AD1328"/>
    <w:rsid w:val="00AD4724"/>
    <w:rsid w:val="00AD7D9D"/>
    <w:rsid w:val="00AE0A97"/>
    <w:rsid w:val="00B13605"/>
    <w:rsid w:val="00B43763"/>
    <w:rsid w:val="00B77E91"/>
    <w:rsid w:val="00B868F4"/>
    <w:rsid w:val="00BB0AD0"/>
    <w:rsid w:val="00BC3429"/>
    <w:rsid w:val="00BD0034"/>
    <w:rsid w:val="00BD6A20"/>
    <w:rsid w:val="00BE0300"/>
    <w:rsid w:val="00BE3B9E"/>
    <w:rsid w:val="00C02E5E"/>
    <w:rsid w:val="00C10EBA"/>
    <w:rsid w:val="00C1288B"/>
    <w:rsid w:val="00C27391"/>
    <w:rsid w:val="00C321B5"/>
    <w:rsid w:val="00C328BF"/>
    <w:rsid w:val="00C329BD"/>
    <w:rsid w:val="00C348AC"/>
    <w:rsid w:val="00C35780"/>
    <w:rsid w:val="00C5156D"/>
    <w:rsid w:val="00C51BC8"/>
    <w:rsid w:val="00C66FAA"/>
    <w:rsid w:val="00C707FF"/>
    <w:rsid w:val="00C93118"/>
    <w:rsid w:val="00C93797"/>
    <w:rsid w:val="00CA0C3A"/>
    <w:rsid w:val="00CA4309"/>
    <w:rsid w:val="00CD223F"/>
    <w:rsid w:val="00D12A49"/>
    <w:rsid w:val="00D5760F"/>
    <w:rsid w:val="00D66168"/>
    <w:rsid w:val="00D81D9B"/>
    <w:rsid w:val="00D84251"/>
    <w:rsid w:val="00D90780"/>
    <w:rsid w:val="00D919DE"/>
    <w:rsid w:val="00D943F2"/>
    <w:rsid w:val="00DA0373"/>
    <w:rsid w:val="00DA08B1"/>
    <w:rsid w:val="00DC4CDA"/>
    <w:rsid w:val="00DE12E9"/>
    <w:rsid w:val="00DE1777"/>
    <w:rsid w:val="00DF2809"/>
    <w:rsid w:val="00E01A20"/>
    <w:rsid w:val="00E357E2"/>
    <w:rsid w:val="00E4718B"/>
    <w:rsid w:val="00E5016A"/>
    <w:rsid w:val="00E60742"/>
    <w:rsid w:val="00EB6360"/>
    <w:rsid w:val="00ED005F"/>
    <w:rsid w:val="00ED2527"/>
    <w:rsid w:val="00EF2884"/>
    <w:rsid w:val="00EF2DB7"/>
    <w:rsid w:val="00EF5C5E"/>
    <w:rsid w:val="00F27D61"/>
    <w:rsid w:val="00F32CAB"/>
    <w:rsid w:val="00F549B8"/>
    <w:rsid w:val="00F60583"/>
    <w:rsid w:val="00F803CA"/>
    <w:rsid w:val="00F90213"/>
    <w:rsid w:val="00FA02AC"/>
    <w:rsid w:val="00FA03FA"/>
    <w:rsid w:val="00FB44AA"/>
    <w:rsid w:val="00FD53B8"/>
    <w:rsid w:val="00FE4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9A915"/>
  <w15:docId w15:val="{05D04698-73E2-465A-8CE6-3F7981B5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C35780"/>
    <w:pPr>
      <w:jc w:val="both"/>
    </w:pPr>
    <w:rPr>
      <w:rFonts w:ascii="Arial" w:hAnsi="Arial" w:cs="Arial"/>
    </w:rPr>
  </w:style>
  <w:style w:type="paragraph" w:styleId="Ttulo1">
    <w:name w:val="heading 1"/>
    <w:basedOn w:val="Ttulo"/>
    <w:next w:val="Normal"/>
    <w:link w:val="Ttulo1Char"/>
    <w:uiPriority w:val="9"/>
    <w:qFormat/>
    <w:rsid w:val="00C35780"/>
    <w:pPr>
      <w:numPr>
        <w:numId w:val="4"/>
      </w:numPr>
      <w:ind w:left="284" w:hanging="284"/>
      <w:outlineLvl w:val="0"/>
    </w:p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8323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D42DB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C35780"/>
    <w:rPr>
      <w:lang w:eastAsia="pt-BR"/>
    </w:rPr>
  </w:style>
  <w:style w:type="character" w:customStyle="1" w:styleId="TtuloChar">
    <w:name w:val="Título Char"/>
    <w:basedOn w:val="Fontepargpadro"/>
    <w:link w:val="Ttulo"/>
    <w:uiPriority w:val="10"/>
    <w:rsid w:val="00C35780"/>
    <w:rPr>
      <w:rFonts w:ascii="Arial" w:hAnsi="Arial" w:cs="Arial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C35780"/>
    <w:rPr>
      <w:rFonts w:ascii="Arial" w:hAnsi="Arial" w:cs="Arial"/>
      <w:lang w:eastAsia="pt-BR"/>
    </w:rPr>
  </w:style>
  <w:style w:type="character" w:styleId="Hyperlink">
    <w:name w:val="Hyperlink"/>
    <w:basedOn w:val="Fontepargpadro"/>
    <w:uiPriority w:val="99"/>
    <w:unhideWhenUsed/>
    <w:rsid w:val="0093334C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4C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E4C5D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8323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styleId="Refdecomentrio">
    <w:name w:val="annotation reference"/>
    <w:basedOn w:val="Fontepargpadro"/>
    <w:uiPriority w:val="99"/>
    <w:semiHidden/>
    <w:unhideWhenUsed/>
    <w:rsid w:val="00E357E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357E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357E2"/>
    <w:rPr>
      <w:rFonts w:ascii="Arial" w:hAnsi="Arial" w:cs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357E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357E2"/>
    <w:rPr>
      <w:rFonts w:ascii="Arial" w:hAnsi="Arial" w:cs="Arial"/>
      <w:b/>
      <w:bCs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1446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44626"/>
    <w:rPr>
      <w:rFonts w:ascii="Arial" w:hAnsi="Arial" w:cs="Arial"/>
    </w:rPr>
  </w:style>
  <w:style w:type="paragraph" w:styleId="Rodap">
    <w:name w:val="footer"/>
    <w:basedOn w:val="Normal"/>
    <w:link w:val="RodapChar"/>
    <w:uiPriority w:val="99"/>
    <w:unhideWhenUsed/>
    <w:rsid w:val="001446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44626"/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5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3ADA82-157F-4E0B-8486-E993B7EFF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</TotalTime>
  <Pages>1</Pages>
  <Words>2710</Words>
  <Characters>14634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João Mendes Lopes Neto</dc:creator>
  <cp:lastModifiedBy>Rute Barbalho</cp:lastModifiedBy>
  <cp:revision>106</cp:revision>
  <dcterms:created xsi:type="dcterms:W3CDTF">2016-05-24T01:22:00Z</dcterms:created>
  <dcterms:modified xsi:type="dcterms:W3CDTF">2016-12-12T00:51:00Z</dcterms:modified>
</cp:coreProperties>
</file>